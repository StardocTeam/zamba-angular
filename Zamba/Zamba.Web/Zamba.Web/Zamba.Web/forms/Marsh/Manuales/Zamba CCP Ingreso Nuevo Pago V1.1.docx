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666F" w:rsidRDefault="001D666F" w:rsidP="001D666F">
      <w:pPr>
        <w:pStyle w:val="TDC1"/>
        <w:pBdr>
          <w:bottom w:val="single" w:sz="4" w:space="1" w:color="auto"/>
        </w:pBdr>
      </w:pPr>
    </w:p>
    <w:p w:rsidR="001D666F" w:rsidRDefault="001D666F" w:rsidP="001D666F">
      <w:pPr>
        <w:pStyle w:val="TDC1"/>
      </w:pPr>
    </w:p>
    <w:p w:rsidR="00352500" w:rsidRPr="00352500" w:rsidRDefault="000043B2" w:rsidP="001D666F">
      <w:pPr>
        <w:pStyle w:val="TDC1"/>
        <w:sectPr w:rsidR="00352500" w:rsidRPr="00352500" w:rsidSect="00BB2CA1">
          <w:headerReference w:type="default" r:id="rId9"/>
          <w:footerReference w:type="default" r:id="rId10"/>
          <w:pgSz w:w="11907" w:h="16839" w:code="9"/>
          <w:pgMar w:top="1418" w:right="1418" w:bottom="1418" w:left="1418"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r>
        <w:rPr>
          <w:lang w:val="es-AR" w:eastAsia="es-AR"/>
        </w:rPr>
        <mc:AlternateContent>
          <mc:Choice Requires="wps">
            <w:drawing>
              <wp:anchor distT="0" distB="0" distL="114300" distR="114300" simplePos="0" relativeHeight="251646464" behindDoc="0" locked="0" layoutInCell="1" allowOverlap="1">
                <wp:simplePos x="0" y="0"/>
                <wp:positionH relativeFrom="column">
                  <wp:posOffset>3233420</wp:posOffset>
                </wp:positionH>
                <wp:positionV relativeFrom="paragraph">
                  <wp:posOffset>7016750</wp:posOffset>
                </wp:positionV>
                <wp:extent cx="1809750" cy="228600"/>
                <wp:effectExtent l="0" t="0" r="0" b="0"/>
                <wp:wrapNone/>
                <wp:docPr id="57"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BFB" w:rsidRPr="007821DF" w:rsidRDefault="00F14BFB" w:rsidP="007821DF">
                            <w:pPr>
                              <w:jc w:val="right"/>
                              <w:rPr>
                                <w:sz w:val="18"/>
                                <w:szCs w:val="18"/>
                                <w:lang w:val="es-AR"/>
                              </w:rPr>
                            </w:pPr>
                            <w:r w:rsidRPr="007821DF">
                              <w:rPr>
                                <w:sz w:val="18"/>
                                <w:szCs w:val="18"/>
                                <w:lang w:val="es-AR"/>
                              </w:rPr>
                              <w:t>V</w:t>
                            </w:r>
                            <w:r w:rsidR="00FF11FE">
                              <w:rPr>
                                <w:sz w:val="18"/>
                                <w:szCs w:val="18"/>
                                <w:lang w:val="es-AR"/>
                              </w:rPr>
                              <w:t>ersión 1</w:t>
                            </w:r>
                            <w:r w:rsidR="00C43A84">
                              <w:rPr>
                                <w:sz w:val="18"/>
                                <w:szCs w:val="18"/>
                                <w:lang w:val="es-AR"/>
                              </w:rPr>
                              <w:t>.2</w:t>
                            </w:r>
                            <w:r w:rsidR="00FF11FE">
                              <w:rPr>
                                <w:sz w:val="18"/>
                                <w:szCs w:val="18"/>
                                <w:lang w:val="es-AR"/>
                              </w:rPr>
                              <w:t xml:space="preserve"> – </w:t>
                            </w:r>
                            <w:r w:rsidR="00C43A84">
                              <w:rPr>
                                <w:sz w:val="18"/>
                                <w:szCs w:val="18"/>
                                <w:lang w:val="es-AR"/>
                              </w:rPr>
                              <w:t>Ene</w:t>
                            </w:r>
                            <w:r>
                              <w:rPr>
                                <w:sz w:val="18"/>
                                <w:szCs w:val="18"/>
                                <w:lang w:val="es-AR"/>
                              </w:rPr>
                              <w:t>/201</w:t>
                            </w:r>
                            <w:r w:rsidR="00C43A84">
                              <w:rPr>
                                <w:sz w:val="18"/>
                                <w:szCs w:val="18"/>
                                <w:lang w:val="es-AR"/>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3" o:spid="_x0000_s1026" type="#_x0000_t202" style="position:absolute;margin-left:254.6pt;margin-top:552.5pt;width:142.5pt;height:18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" filled="f" stroked="f">
                <v:textbox>
                  <w:txbxContent>
                    <w:p w:rsidR="00F14BFB" w:rsidRPr="007821DF" w:rsidRDefault="00F14BFB" w:rsidP="007821DF">
                      <w:pPr>
                        <w:jc w:val="right"/>
                        <w:rPr>
                          <w:sz w:val="18"/>
                          <w:szCs w:val="18"/>
                          <w:lang w:val="es-AR"/>
                        </w:rPr>
                      </w:pPr>
                      <w:r w:rsidRPr="007821DF">
                        <w:rPr>
                          <w:sz w:val="18"/>
                          <w:szCs w:val="18"/>
                          <w:lang w:val="es-AR"/>
                        </w:rPr>
                        <w:t>V</w:t>
                      </w:r>
                      <w:r w:rsidR="00FF11FE">
                        <w:rPr>
                          <w:sz w:val="18"/>
                          <w:szCs w:val="18"/>
                          <w:lang w:val="es-AR"/>
                        </w:rPr>
                        <w:t>ersión 1</w:t>
                      </w:r>
                      <w:r w:rsidR="00C43A84">
                        <w:rPr>
                          <w:sz w:val="18"/>
                          <w:szCs w:val="18"/>
                          <w:lang w:val="es-AR"/>
                        </w:rPr>
                        <w:t>.2</w:t>
                      </w:r>
                      <w:r w:rsidR="00FF11FE">
                        <w:rPr>
                          <w:sz w:val="18"/>
                          <w:szCs w:val="18"/>
                          <w:lang w:val="es-AR"/>
                        </w:rPr>
                        <w:t xml:space="preserve"> – </w:t>
                      </w:r>
                      <w:r w:rsidR="00C43A84">
                        <w:rPr>
                          <w:sz w:val="18"/>
                          <w:szCs w:val="18"/>
                          <w:lang w:val="es-AR"/>
                        </w:rPr>
                        <w:t>Ene</w:t>
                      </w:r>
                      <w:r>
                        <w:rPr>
                          <w:sz w:val="18"/>
                          <w:szCs w:val="18"/>
                          <w:lang w:val="es-AR"/>
                        </w:rPr>
                        <w:t>/201</w:t>
                      </w:r>
                      <w:r w:rsidR="00C43A84">
                        <w:rPr>
                          <w:sz w:val="18"/>
                          <w:szCs w:val="18"/>
                          <w:lang w:val="es-AR"/>
                        </w:rPr>
                        <w:t>9</w:t>
                      </w:r>
                    </w:p>
                  </w:txbxContent>
                </v:textbox>
              </v:shape>
            </w:pict>
          </mc:Fallback>
        </mc:AlternateContent>
      </w:r>
      <w:r>
        <w:rPr>
          <w:lang w:val="es-AR" w:eastAsia="es-AR"/>
        </w:rPr>
        <w:drawing>
          <wp:anchor distT="0" distB="0" distL="114300" distR="114300" simplePos="0" relativeHeight="251632128" behindDoc="0" locked="0" layoutInCell="1" allowOverlap="1">
            <wp:simplePos x="0" y="0"/>
            <wp:positionH relativeFrom="column">
              <wp:posOffset>5704205</wp:posOffset>
            </wp:positionH>
            <wp:positionV relativeFrom="paragraph">
              <wp:posOffset>2461895</wp:posOffset>
            </wp:positionV>
            <wp:extent cx="267335" cy="2190750"/>
            <wp:effectExtent l="0" t="0" r="0" b="0"/>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a:extLst>
                        <a:ext uri="{28A0092B-C50C-407E-A947-70E740481C1C}">
                          <a14:useLocalDpi xmlns:a14="http://schemas.microsoft.com/office/drawing/2010/main" val="0"/>
                        </a:ext>
                      </a:extLst>
                    </a:blip>
                    <a:srcRect r="12193"/>
                    <a:stretch>
                      <a:fillRect/>
                    </a:stretch>
                  </pic:blipFill>
                  <pic:spPr bwMode="auto">
                    <a:xfrm>
                      <a:off x="0" y="0"/>
                      <a:ext cx="267335"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AR" w:eastAsia="es-AR"/>
        </w:rPr>
        <w:drawing>
          <wp:inline distT="0" distB="0" distL="0" distR="0">
            <wp:extent cx="6172200" cy="7677150"/>
            <wp:effectExtent l="0" t="0" r="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l="9511" t="7126" r="8214" b="21550"/>
                    <a:stretch>
                      <a:fillRect/>
                    </a:stretch>
                  </pic:blipFill>
                  <pic:spPr bwMode="auto">
                    <a:xfrm>
                      <a:off x="0" y="0"/>
                      <a:ext cx="6172200" cy="7677150"/>
                    </a:xfrm>
                    <a:prstGeom prst="rect">
                      <a:avLst/>
                    </a:prstGeom>
                    <a:noFill/>
                    <a:ln>
                      <a:noFill/>
                    </a:ln>
                  </pic:spPr>
                </pic:pic>
              </a:graphicData>
            </a:graphic>
          </wp:inline>
        </w:drawing>
      </w:r>
      <w:r>
        <w:rPr>
          <w:lang w:val="es-AR" w:eastAsia="es-AR"/>
        </w:rPr>
        <mc:AlternateContent>
          <mc:Choice Requires="wps">
            <w:drawing>
              <wp:anchor distT="0" distB="0" distL="114300" distR="114300" simplePos="0" relativeHeight="251631104" behindDoc="0" locked="0" layoutInCell="1" allowOverlap="1">
                <wp:simplePos x="0" y="0"/>
                <wp:positionH relativeFrom="column">
                  <wp:posOffset>683895</wp:posOffset>
                </wp:positionH>
                <wp:positionV relativeFrom="paragraph">
                  <wp:posOffset>2644140</wp:posOffset>
                </wp:positionV>
                <wp:extent cx="4114800" cy="3200400"/>
                <wp:effectExtent l="0" t="0" r="0" b="0"/>
                <wp:wrapNone/>
                <wp:docPr id="56"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3200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BFB" w:rsidRPr="000043B2" w:rsidRDefault="00F14BFB" w:rsidP="0023508C">
                            <w:pPr>
                              <w:pStyle w:val="Direccininterior"/>
                              <w:spacing w:line="312" w:lineRule="auto"/>
                              <w:ind w:left="0"/>
                              <w:jc w:val="center"/>
                              <w:rPr>
                                <w:rFonts w:ascii="Calibri" w:hAnsi="Calibri" w:cs="Calibri"/>
                                <w:b/>
                                <w:bCs/>
                                <w:color w:val="00539B"/>
                                <w:sz w:val="72"/>
                                <w:szCs w:val="72"/>
                                <w:u w:val="single"/>
                                <w:lang w:val="es-ES_tradnl"/>
                                <w14:shadow w14:blurRad="50800" w14:dist="38100" w14:dir="2700000" w14:sx="100000" w14:sy="100000" w14:kx="0" w14:ky="0" w14:algn="tl">
                                  <w14:srgbClr w14:val="000000">
                                    <w14:alpha w14:val="60000"/>
                                  </w14:srgbClr>
                                </w14:shadow>
                              </w:rPr>
                            </w:pPr>
                            <w:r w:rsidRPr="000043B2">
                              <w:rPr>
                                <w:rFonts w:ascii="Calibri" w:hAnsi="Calibri" w:cs="Calibri"/>
                                <w:b/>
                                <w:bCs/>
                                <w:color w:val="00539B"/>
                                <w:sz w:val="72"/>
                                <w:szCs w:val="72"/>
                                <w:u w:val="single"/>
                                <w:lang w:val="es-ES_tradnl"/>
                                <w14:shadow w14:blurRad="50800" w14:dist="38100" w14:dir="2700000" w14:sx="100000" w14:sy="100000" w14:kx="0" w14:ky="0" w14:algn="tl">
                                  <w14:srgbClr w14:val="000000">
                                    <w14:alpha w14:val="60000"/>
                                  </w14:srgbClr>
                                </w14:shadow>
                              </w:rPr>
                              <w:t>ZAMBA</w:t>
                            </w:r>
                          </w:p>
                          <w:p w:rsidR="00F14BFB" w:rsidRPr="000043B2" w:rsidRDefault="00F14BFB" w:rsidP="0023508C">
                            <w:pPr>
                              <w:pStyle w:val="Direccininterior"/>
                              <w:spacing w:line="312" w:lineRule="auto"/>
                              <w:ind w:left="0"/>
                              <w:jc w:val="center"/>
                              <w:rPr>
                                <w:rFonts w:ascii="Calibri" w:hAnsi="Calibri" w:cs="Calibri"/>
                                <w:b/>
                                <w:bCs/>
                                <w:color w:val="00539B"/>
                                <w:sz w:val="22"/>
                                <w:szCs w:val="22"/>
                                <w:u w:val="single"/>
                                <w:lang w:val="es-ES_tradnl"/>
                                <w14:shadow w14:blurRad="50800" w14:dist="38100" w14:dir="2700000" w14:sx="100000" w14:sy="100000" w14:kx="0" w14:ky="0" w14:algn="tl">
                                  <w14:srgbClr w14:val="000000">
                                    <w14:alpha w14:val="60000"/>
                                  </w14:srgbClr>
                                </w14:shadow>
                              </w:rPr>
                            </w:pPr>
                          </w:p>
                          <w:p w:rsidR="00F14BFB" w:rsidRPr="000043B2" w:rsidRDefault="00C43A84" w:rsidP="00DA6CA0">
                            <w:pPr>
                              <w:pStyle w:val="Direccininterior"/>
                              <w:numPr>
                                <w:ilvl w:val="0"/>
                                <w:numId w:val="34"/>
                              </w:numPr>
                              <w:spacing w:line="312" w:lineRule="auto"/>
                              <w:jc w:val="center"/>
                              <w:rPr>
                                <w:rFonts w:ascii="Calibri" w:hAnsi="Calibri" w:cs="Calibri"/>
                                <w:b/>
                                <w:bCs/>
                                <w:color w:val="00539B"/>
                                <w:sz w:val="56"/>
                                <w:szCs w:val="56"/>
                                <w:lang w:val="es-ES_tradnl"/>
                                <w14:shadow w14:blurRad="50800" w14:dist="38100" w14:dir="2700000" w14:sx="100000" w14:sy="100000" w14:kx="0" w14:ky="0" w14:algn="tl">
                                  <w14:srgbClr w14:val="000000">
                                    <w14:alpha w14:val="60000"/>
                                  </w14:srgbClr>
                                </w14:shadow>
                              </w:rPr>
                            </w:pPr>
                            <w:r>
                              <w:rPr>
                                <w:rFonts w:ascii="Calibri" w:hAnsi="Calibri" w:cs="Calibri"/>
                                <w:b/>
                                <w:bCs/>
                                <w:color w:val="00539B"/>
                                <w:sz w:val="56"/>
                                <w:szCs w:val="56"/>
                                <w:lang w:val="es-ES_tradnl"/>
                                <w14:shadow w14:blurRad="50800" w14:dist="38100" w14:dir="2700000" w14:sx="100000" w14:sy="100000" w14:kx="0" w14:ky="0" w14:algn="tl">
                                  <w14:srgbClr w14:val="000000">
                                    <w14:alpha w14:val="60000"/>
                                  </w14:srgbClr>
                                </w14:shadow>
                              </w:rPr>
                              <w:t>Nuevo Pago</w:t>
                            </w:r>
                          </w:p>
                          <w:p w:rsidR="00F14BFB" w:rsidRPr="001F6DBC" w:rsidRDefault="00F14BFB" w:rsidP="0023508C">
                            <w:pPr>
                              <w:jc w:val="center"/>
                              <w:rPr>
                                <w:rFonts w:ascii="Calibri" w:hAnsi="Calibri" w:cs="Calibr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27" type="#_x0000_t202" style="position:absolute;margin-left:53.85pt;margin-top:208.2pt;width:324pt;height:252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" filled="f" stroked="f">
                <v:textbox>
                  <w:txbxContent>
                    <w:p w:rsidR="00F14BFB" w:rsidRPr="000043B2" w:rsidRDefault="00F14BFB" w:rsidP="0023508C">
                      <w:pPr>
                        <w:pStyle w:val="Direccininterior"/>
                        <w:spacing w:line="312" w:lineRule="auto"/>
                        <w:ind w:left="0"/>
                        <w:jc w:val="center"/>
                        <w:rPr>
                          <w:rFonts w:ascii="Calibri" w:hAnsi="Calibri" w:cs="Calibri"/>
                          <w:b/>
                          <w:bCs/>
                          <w:color w:val="00539B"/>
                          <w:sz w:val="72"/>
                          <w:szCs w:val="72"/>
                          <w:u w:val="single"/>
                          <w:lang w:val="es-ES_tradnl"/>
                          <w14:shadow w14:blurRad="50800" w14:dist="38100" w14:dir="2700000" w14:sx="100000" w14:sy="100000" w14:kx="0" w14:ky="0" w14:algn="tl">
                            <w14:srgbClr w14:val="000000">
                              <w14:alpha w14:val="60000"/>
                            </w14:srgbClr>
                          </w14:shadow>
                        </w:rPr>
                      </w:pPr>
                      <w:r w:rsidRPr="000043B2">
                        <w:rPr>
                          <w:rFonts w:ascii="Calibri" w:hAnsi="Calibri" w:cs="Calibri"/>
                          <w:b/>
                          <w:bCs/>
                          <w:color w:val="00539B"/>
                          <w:sz w:val="72"/>
                          <w:szCs w:val="72"/>
                          <w:u w:val="single"/>
                          <w:lang w:val="es-ES_tradnl"/>
                          <w14:shadow w14:blurRad="50800" w14:dist="38100" w14:dir="2700000" w14:sx="100000" w14:sy="100000" w14:kx="0" w14:ky="0" w14:algn="tl">
                            <w14:srgbClr w14:val="000000">
                              <w14:alpha w14:val="60000"/>
                            </w14:srgbClr>
                          </w14:shadow>
                        </w:rPr>
                        <w:t>ZAMBA</w:t>
                      </w:r>
                    </w:p>
                    <w:p w:rsidR="00F14BFB" w:rsidRPr="000043B2" w:rsidRDefault="00F14BFB" w:rsidP="0023508C">
                      <w:pPr>
                        <w:pStyle w:val="Direccininterior"/>
                        <w:spacing w:line="312" w:lineRule="auto"/>
                        <w:ind w:left="0"/>
                        <w:jc w:val="center"/>
                        <w:rPr>
                          <w:rFonts w:ascii="Calibri" w:hAnsi="Calibri" w:cs="Calibri"/>
                          <w:b/>
                          <w:bCs/>
                          <w:color w:val="00539B"/>
                          <w:sz w:val="22"/>
                          <w:szCs w:val="22"/>
                          <w:u w:val="single"/>
                          <w:lang w:val="es-ES_tradnl"/>
                          <w14:shadow w14:blurRad="50800" w14:dist="38100" w14:dir="2700000" w14:sx="100000" w14:sy="100000" w14:kx="0" w14:ky="0" w14:algn="tl">
                            <w14:srgbClr w14:val="000000">
                              <w14:alpha w14:val="60000"/>
                            </w14:srgbClr>
                          </w14:shadow>
                        </w:rPr>
                      </w:pPr>
                    </w:p>
                    <w:p w:rsidR="00F14BFB" w:rsidRPr="000043B2" w:rsidRDefault="00C43A84" w:rsidP="00DA6CA0">
                      <w:pPr>
                        <w:pStyle w:val="Direccininterior"/>
                        <w:numPr>
                          <w:ilvl w:val="0"/>
                          <w:numId w:val="34"/>
                        </w:numPr>
                        <w:spacing w:line="312" w:lineRule="auto"/>
                        <w:jc w:val="center"/>
                        <w:rPr>
                          <w:rFonts w:ascii="Calibri" w:hAnsi="Calibri" w:cs="Calibri"/>
                          <w:b/>
                          <w:bCs/>
                          <w:color w:val="00539B"/>
                          <w:sz w:val="56"/>
                          <w:szCs w:val="56"/>
                          <w:lang w:val="es-ES_tradnl"/>
                          <w14:shadow w14:blurRad="50800" w14:dist="38100" w14:dir="2700000" w14:sx="100000" w14:sy="100000" w14:kx="0" w14:ky="0" w14:algn="tl">
                            <w14:srgbClr w14:val="000000">
                              <w14:alpha w14:val="60000"/>
                            </w14:srgbClr>
                          </w14:shadow>
                        </w:rPr>
                      </w:pPr>
                      <w:r>
                        <w:rPr>
                          <w:rFonts w:ascii="Calibri" w:hAnsi="Calibri" w:cs="Calibri"/>
                          <w:b/>
                          <w:bCs/>
                          <w:color w:val="00539B"/>
                          <w:sz w:val="56"/>
                          <w:szCs w:val="56"/>
                          <w:lang w:val="es-ES_tradnl"/>
                          <w14:shadow w14:blurRad="50800" w14:dist="38100" w14:dir="2700000" w14:sx="100000" w14:sy="100000" w14:kx="0" w14:ky="0" w14:algn="tl">
                            <w14:srgbClr w14:val="000000">
                              <w14:alpha w14:val="60000"/>
                            </w14:srgbClr>
                          </w14:shadow>
                        </w:rPr>
                        <w:t>Nuevo Pago</w:t>
                      </w:r>
                    </w:p>
                    <w:p w:rsidR="00F14BFB" w:rsidRPr="001F6DBC" w:rsidRDefault="00F14BFB" w:rsidP="0023508C">
                      <w:pPr>
                        <w:jc w:val="center"/>
                        <w:rPr>
                          <w:rFonts w:ascii="Calibri" w:hAnsi="Calibri" w:cs="Calibri"/>
                        </w:rPr>
                      </w:pPr>
                    </w:p>
                  </w:txbxContent>
                </v:textbox>
              </v:shape>
            </w:pict>
          </mc:Fallback>
        </mc:AlternateContent>
      </w:r>
    </w:p>
    <w:p w:rsidR="001E1A83" w:rsidRPr="001F6DBC" w:rsidRDefault="00E36E02" w:rsidP="00352500">
      <w:pPr>
        <w:pStyle w:val="TDC1"/>
        <w:pBdr>
          <w:bottom w:val="double" w:sz="4" w:space="1" w:color="auto"/>
        </w:pBdr>
        <w:rPr>
          <w:rFonts w:ascii="Calibri" w:hAnsi="Calibri" w:cs="Calibri"/>
        </w:rPr>
      </w:pPr>
      <w:r w:rsidRPr="001F6DBC">
        <w:rPr>
          <w:rFonts w:ascii="Calibri" w:hAnsi="Calibri" w:cs="Calibri"/>
        </w:rPr>
        <w:lastRenderedPageBreak/>
        <w:t>INDICE</w:t>
      </w:r>
    </w:p>
    <w:p w:rsidR="001E1A83" w:rsidRPr="001F6DBC" w:rsidRDefault="001E1A83">
      <w:pPr>
        <w:pStyle w:val="TDC1"/>
        <w:rPr>
          <w:rFonts w:ascii="Calibri" w:hAnsi="Calibri" w:cs="Calibri"/>
        </w:rPr>
      </w:pPr>
    </w:p>
    <w:p w:rsidR="007E2437" w:rsidRDefault="008303B7">
      <w:pPr>
        <w:pStyle w:val="TDC1"/>
        <w:rPr>
          <w:rFonts w:asciiTheme="minorHAnsi" w:eastAsiaTheme="minorEastAsia" w:hAnsiTheme="minorHAnsi" w:cstheme="minorBidi"/>
          <w:b w:val="0"/>
          <w:caps w:val="0"/>
          <w:szCs w:val="22"/>
          <w:lang w:val="es-AR" w:eastAsia="es-AR"/>
        </w:rPr>
      </w:pPr>
      <w:r w:rsidRPr="00361A4E">
        <w:rPr>
          <w:rFonts w:ascii="Calibri" w:hAnsi="Calibri" w:cs="Calibri"/>
          <w:b w:val="0"/>
          <w:caps w:val="0"/>
          <w:sz w:val="20"/>
        </w:rPr>
        <w:fldChar w:fldCharType="begin"/>
      </w:r>
      <w:r w:rsidRPr="00361A4E">
        <w:rPr>
          <w:rFonts w:ascii="Calibri" w:hAnsi="Calibri" w:cs="Calibri"/>
          <w:b w:val="0"/>
          <w:caps w:val="0"/>
          <w:sz w:val="20"/>
        </w:rPr>
        <w:instrText xml:space="preserve"> TOC \o "1-4" \h \z </w:instrText>
      </w:r>
      <w:r w:rsidRPr="00361A4E">
        <w:rPr>
          <w:rFonts w:ascii="Calibri" w:hAnsi="Calibri" w:cs="Calibri"/>
          <w:b w:val="0"/>
          <w:caps w:val="0"/>
          <w:sz w:val="20"/>
        </w:rPr>
        <w:fldChar w:fldCharType="separate"/>
      </w:r>
      <w:hyperlink w:anchor="_Toc527532099" w:history="1">
        <w:r w:rsidR="007E2437" w:rsidRPr="00C44950">
          <w:rPr>
            <w:rStyle w:val="Hipervnculo"/>
            <w:rFonts w:ascii="Calibri" w:hAnsi="Calibri" w:cs="Calibri"/>
            <w:lang w:val="es-AR"/>
          </w:rPr>
          <w:t>1</w:t>
        </w:r>
        <w:r w:rsidR="007E2437">
          <w:rPr>
            <w:rFonts w:asciiTheme="minorHAnsi" w:eastAsiaTheme="minorEastAsia" w:hAnsiTheme="minorHAnsi" w:cstheme="minorBidi"/>
            <w:b w:val="0"/>
            <w:caps w:val="0"/>
            <w:szCs w:val="22"/>
            <w:lang w:val="es-AR" w:eastAsia="es-AR"/>
          </w:rPr>
          <w:tab/>
        </w:r>
        <w:r w:rsidR="007E2437" w:rsidRPr="00C44950">
          <w:rPr>
            <w:rStyle w:val="Hipervnculo"/>
            <w:rFonts w:ascii="Calibri" w:hAnsi="Calibri" w:cs="Calibri"/>
            <w:lang w:val="es-AR"/>
          </w:rPr>
          <w:t>Acceso al menu principal</w:t>
        </w:r>
        <w:r w:rsidR="005B1149">
          <w:rPr>
            <w:rStyle w:val="Hipervnculo"/>
            <w:rFonts w:ascii="Calibri" w:hAnsi="Calibri" w:cs="Calibri"/>
            <w:lang w:val="es-AR"/>
          </w:rPr>
          <w:t>……………………………………………………………………………………………….</w:t>
        </w:r>
        <w:r w:rsidR="007E2437">
          <w:rPr>
            <w:webHidden/>
          </w:rPr>
          <w:tab/>
        </w:r>
        <w:r w:rsidR="007E2437">
          <w:rPr>
            <w:webHidden/>
          </w:rPr>
          <w:fldChar w:fldCharType="begin"/>
        </w:r>
        <w:r w:rsidR="007E2437">
          <w:rPr>
            <w:webHidden/>
          </w:rPr>
          <w:instrText xml:space="preserve"> PAGEREF _Toc527532099 \h </w:instrText>
        </w:r>
        <w:r w:rsidR="007E2437">
          <w:rPr>
            <w:webHidden/>
          </w:rPr>
        </w:r>
        <w:r w:rsidR="007E2437">
          <w:rPr>
            <w:webHidden/>
          </w:rPr>
          <w:fldChar w:fldCharType="separate"/>
        </w:r>
        <w:r w:rsidR="00C80D0A">
          <w:rPr>
            <w:webHidden/>
          </w:rPr>
          <w:t>3</w:t>
        </w:r>
        <w:r w:rsidR="007E2437">
          <w:rPr>
            <w:webHidden/>
          </w:rPr>
          <w:fldChar w:fldCharType="end"/>
        </w:r>
      </w:hyperlink>
    </w:p>
    <w:p w:rsidR="007E2437" w:rsidRDefault="00D21F5D">
      <w:pPr>
        <w:pStyle w:val="TDC1"/>
        <w:rPr>
          <w:rFonts w:asciiTheme="minorHAnsi" w:eastAsiaTheme="minorEastAsia" w:hAnsiTheme="minorHAnsi" w:cstheme="minorBidi"/>
          <w:b w:val="0"/>
          <w:caps w:val="0"/>
          <w:szCs w:val="22"/>
          <w:lang w:val="es-AR" w:eastAsia="es-AR"/>
        </w:rPr>
      </w:pPr>
      <w:hyperlink w:anchor="_Toc527532100" w:history="1">
        <w:r w:rsidR="007E2437" w:rsidRPr="00C44950">
          <w:rPr>
            <w:rStyle w:val="Hipervnculo"/>
            <w:rFonts w:ascii="Calibri" w:hAnsi="Calibri" w:cs="Calibri"/>
            <w:lang w:val="es-AR"/>
          </w:rPr>
          <w:t>2</w:t>
        </w:r>
        <w:r w:rsidR="007E2437">
          <w:rPr>
            <w:rFonts w:asciiTheme="minorHAnsi" w:eastAsiaTheme="minorEastAsia" w:hAnsiTheme="minorHAnsi" w:cstheme="minorBidi"/>
            <w:b w:val="0"/>
            <w:caps w:val="0"/>
            <w:szCs w:val="22"/>
            <w:lang w:val="es-AR" w:eastAsia="es-AR"/>
          </w:rPr>
          <w:tab/>
        </w:r>
        <w:r w:rsidR="00DF656D">
          <w:rPr>
            <w:rStyle w:val="Hipervnculo"/>
            <w:rFonts w:ascii="Calibri" w:hAnsi="Calibri" w:cs="Calibri"/>
            <w:lang w:val="es-AR"/>
          </w:rPr>
          <w:t>BotO</w:t>
        </w:r>
        <w:r w:rsidR="007E2437" w:rsidRPr="00C44950">
          <w:rPr>
            <w:rStyle w:val="Hipervnculo"/>
            <w:rFonts w:ascii="Calibri" w:hAnsi="Calibri" w:cs="Calibri"/>
            <w:lang w:val="es-AR"/>
          </w:rPr>
          <w:t>n nuev</w:t>
        </w:r>
        <w:r w:rsidR="00C43A84">
          <w:rPr>
            <w:rStyle w:val="Hipervnculo"/>
            <w:rFonts w:ascii="Calibri" w:hAnsi="Calibri" w:cs="Calibri"/>
            <w:lang w:val="es-AR"/>
          </w:rPr>
          <w:t>O PAGO</w:t>
        </w:r>
        <w:r w:rsidR="005B1149">
          <w:rPr>
            <w:rStyle w:val="Hipervnculo"/>
            <w:rFonts w:ascii="Calibri" w:hAnsi="Calibri" w:cs="Calibri"/>
            <w:lang w:val="es-AR"/>
          </w:rPr>
          <w:t>……………………………………………………………………………………………………</w:t>
        </w:r>
        <w:r w:rsidR="007E2437">
          <w:rPr>
            <w:webHidden/>
          </w:rPr>
          <w:tab/>
        </w:r>
        <w:r w:rsidR="007E2437">
          <w:rPr>
            <w:webHidden/>
          </w:rPr>
          <w:fldChar w:fldCharType="begin"/>
        </w:r>
        <w:r w:rsidR="007E2437">
          <w:rPr>
            <w:webHidden/>
          </w:rPr>
          <w:instrText xml:space="preserve"> PAGEREF _Toc527532100 \h </w:instrText>
        </w:r>
        <w:r w:rsidR="007E2437">
          <w:rPr>
            <w:webHidden/>
          </w:rPr>
        </w:r>
        <w:r w:rsidR="007E2437">
          <w:rPr>
            <w:webHidden/>
          </w:rPr>
          <w:fldChar w:fldCharType="separate"/>
        </w:r>
        <w:r w:rsidR="00C80D0A">
          <w:rPr>
            <w:webHidden/>
          </w:rPr>
          <w:t>4</w:t>
        </w:r>
        <w:r w:rsidR="007E2437">
          <w:rPr>
            <w:webHidden/>
          </w:rPr>
          <w:fldChar w:fldCharType="end"/>
        </w:r>
      </w:hyperlink>
    </w:p>
    <w:p w:rsidR="007E2437" w:rsidRDefault="00D21F5D">
      <w:pPr>
        <w:pStyle w:val="TDC2"/>
        <w:rPr>
          <w:rFonts w:asciiTheme="minorHAnsi" w:eastAsiaTheme="minorEastAsia" w:hAnsiTheme="minorHAnsi" w:cstheme="minorBidi"/>
          <w:b w:val="0"/>
          <w:caps w:val="0"/>
          <w:sz w:val="22"/>
          <w:lang w:val="es-AR" w:eastAsia="es-AR"/>
        </w:rPr>
      </w:pPr>
      <w:hyperlink w:anchor="_Toc527532101" w:history="1">
        <w:r w:rsidR="007E2437" w:rsidRPr="005B1149">
          <w:rPr>
            <w:rStyle w:val="Hipervnculo"/>
            <w:rFonts w:ascii="Calibri" w:hAnsi="Calibri" w:cs="Calibri"/>
            <w:sz w:val="22"/>
          </w:rPr>
          <w:t>2.1</w:t>
        </w:r>
        <w:r w:rsidR="007E2437" w:rsidRPr="005B1149">
          <w:rPr>
            <w:rFonts w:asciiTheme="minorHAnsi" w:eastAsiaTheme="minorEastAsia" w:hAnsiTheme="minorHAnsi" w:cstheme="minorBidi"/>
            <w:b w:val="0"/>
            <w:caps w:val="0"/>
            <w:sz w:val="22"/>
            <w:lang w:val="es-AR" w:eastAsia="es-AR"/>
          </w:rPr>
          <w:tab/>
        </w:r>
        <w:r w:rsidR="008E2145" w:rsidRPr="005B1149">
          <w:rPr>
            <w:rStyle w:val="Hipervnculo"/>
            <w:rFonts w:ascii="Calibri" w:hAnsi="Calibri" w:cs="Calibri"/>
            <w:sz w:val="22"/>
          </w:rPr>
          <w:t xml:space="preserve">Ingreso de </w:t>
        </w:r>
        <w:r w:rsidR="00C43A84">
          <w:rPr>
            <w:rStyle w:val="Hipervnculo"/>
            <w:rFonts w:ascii="Calibri" w:hAnsi="Calibri" w:cs="Calibri"/>
            <w:sz w:val="22"/>
          </w:rPr>
          <w:t>PAGO</w:t>
        </w:r>
        <w:r w:rsidR="005B1149">
          <w:rPr>
            <w:rStyle w:val="Hipervnculo"/>
            <w:rFonts w:ascii="Calibri" w:hAnsi="Calibri" w:cs="Calibri"/>
            <w:sz w:val="22"/>
          </w:rPr>
          <w:t>…………………………………………………………………………………………….</w:t>
        </w:r>
        <w:r w:rsidR="007E2437">
          <w:rPr>
            <w:webHidden/>
          </w:rPr>
          <w:tab/>
        </w:r>
        <w:r w:rsidR="007E2437">
          <w:rPr>
            <w:webHidden/>
          </w:rPr>
          <w:fldChar w:fldCharType="begin"/>
        </w:r>
        <w:r w:rsidR="007E2437">
          <w:rPr>
            <w:webHidden/>
          </w:rPr>
          <w:instrText xml:space="preserve"> PAGEREF _Toc527532101 \h </w:instrText>
        </w:r>
        <w:r w:rsidR="007E2437">
          <w:rPr>
            <w:webHidden/>
          </w:rPr>
        </w:r>
        <w:r w:rsidR="007E2437">
          <w:rPr>
            <w:webHidden/>
          </w:rPr>
          <w:fldChar w:fldCharType="separate"/>
        </w:r>
        <w:r w:rsidR="00C80D0A">
          <w:rPr>
            <w:webHidden/>
          </w:rPr>
          <w:t>4</w:t>
        </w:r>
        <w:r w:rsidR="007E2437">
          <w:rPr>
            <w:webHidden/>
          </w:rPr>
          <w:fldChar w:fldCharType="end"/>
        </w:r>
      </w:hyperlink>
    </w:p>
    <w:p w:rsidR="007E2437" w:rsidRDefault="00D21F5D">
      <w:pPr>
        <w:pStyle w:val="TDC2"/>
        <w:rPr>
          <w:rFonts w:asciiTheme="minorHAnsi" w:eastAsiaTheme="minorEastAsia" w:hAnsiTheme="minorHAnsi" w:cstheme="minorBidi"/>
          <w:b w:val="0"/>
          <w:caps w:val="0"/>
          <w:sz w:val="22"/>
          <w:lang w:val="es-AR" w:eastAsia="es-AR"/>
        </w:rPr>
      </w:pPr>
      <w:hyperlink w:anchor="_Toc527532102" w:history="1">
        <w:r w:rsidR="007E2437" w:rsidRPr="005B1149">
          <w:rPr>
            <w:rStyle w:val="Hipervnculo"/>
            <w:rFonts w:ascii="Calibri" w:hAnsi="Calibri" w:cs="Calibri"/>
            <w:sz w:val="22"/>
          </w:rPr>
          <w:t>2.2</w:t>
        </w:r>
        <w:r w:rsidR="007E2437" w:rsidRPr="005B1149">
          <w:rPr>
            <w:rFonts w:asciiTheme="minorHAnsi" w:eastAsiaTheme="minorEastAsia" w:hAnsiTheme="minorHAnsi" w:cstheme="minorBidi"/>
            <w:b w:val="0"/>
            <w:caps w:val="0"/>
            <w:sz w:val="22"/>
            <w:lang w:val="es-AR" w:eastAsia="es-AR"/>
          </w:rPr>
          <w:tab/>
        </w:r>
        <w:r w:rsidR="008E2145" w:rsidRPr="005B1149">
          <w:rPr>
            <w:rStyle w:val="Hipervnculo"/>
            <w:rFonts w:ascii="Calibri" w:hAnsi="Calibri" w:cs="Calibri"/>
            <w:sz w:val="22"/>
          </w:rPr>
          <w:t>Aprobacion de</w:t>
        </w:r>
        <w:r w:rsidR="00C43A84">
          <w:rPr>
            <w:rStyle w:val="Hipervnculo"/>
            <w:rFonts w:ascii="Calibri" w:hAnsi="Calibri" w:cs="Calibri"/>
            <w:sz w:val="22"/>
          </w:rPr>
          <w:t>L</w:t>
        </w:r>
        <w:r w:rsidR="008E2145" w:rsidRPr="005B1149">
          <w:rPr>
            <w:rStyle w:val="Hipervnculo"/>
            <w:rFonts w:ascii="Calibri" w:hAnsi="Calibri" w:cs="Calibri"/>
            <w:sz w:val="22"/>
          </w:rPr>
          <w:t xml:space="preserve"> </w:t>
        </w:r>
        <w:r w:rsidR="00C43A84">
          <w:rPr>
            <w:rStyle w:val="Hipervnculo"/>
            <w:rFonts w:ascii="Calibri" w:hAnsi="Calibri" w:cs="Calibri"/>
            <w:sz w:val="22"/>
          </w:rPr>
          <w:t>PAGO</w:t>
        </w:r>
        <w:r w:rsidR="005B1149">
          <w:rPr>
            <w:rStyle w:val="Hipervnculo"/>
            <w:rFonts w:ascii="Calibri" w:hAnsi="Calibri" w:cs="Calibri"/>
            <w:sz w:val="22"/>
          </w:rPr>
          <w:t>…………………………………………………………………………………….</w:t>
        </w:r>
        <w:r w:rsidR="007E2437" w:rsidRPr="005B1149">
          <w:rPr>
            <w:webHidden/>
          </w:rPr>
          <w:tab/>
        </w:r>
        <w:r w:rsidR="008E2145">
          <w:rPr>
            <w:webHidden/>
          </w:rPr>
          <w:t>7</w:t>
        </w:r>
      </w:hyperlink>
    </w:p>
    <w:p w:rsidR="005B1149" w:rsidRPr="005B1149" w:rsidRDefault="005B1149" w:rsidP="005B1149">
      <w:pPr>
        <w:pStyle w:val="TDC2"/>
        <w:rPr>
          <w:rStyle w:val="Hipervnculo"/>
          <w:rFonts w:asciiTheme="minorHAnsi" w:hAnsiTheme="minorHAnsi" w:cstheme="minorHAnsi"/>
          <w:color w:val="000000" w:themeColor="text1"/>
          <w:sz w:val="22"/>
          <w:u w:val="none"/>
        </w:rPr>
      </w:pPr>
    </w:p>
    <w:p w:rsidR="005B1149" w:rsidRPr="005B1149" w:rsidRDefault="005B1149" w:rsidP="005B1149">
      <w:pPr>
        <w:pStyle w:val="TDC2"/>
        <w:rPr>
          <w:rStyle w:val="Hipervnculo"/>
          <w:rFonts w:asciiTheme="minorHAnsi" w:hAnsiTheme="minorHAnsi" w:cstheme="minorHAnsi"/>
          <w:color w:val="000000" w:themeColor="text1"/>
          <w:sz w:val="22"/>
          <w:u w:val="none"/>
        </w:rPr>
      </w:pPr>
    </w:p>
    <w:p w:rsidR="005B1149" w:rsidRPr="005B1149" w:rsidRDefault="005B1149" w:rsidP="005B1149">
      <w:pPr>
        <w:rPr>
          <w:lang w:val="es-ES_tradnl"/>
        </w:rPr>
      </w:pPr>
    </w:p>
    <w:p w:rsidR="00DF656D" w:rsidRPr="00DF656D" w:rsidRDefault="00DF656D" w:rsidP="00DF656D">
      <w:pPr>
        <w:pStyle w:val="TDC1"/>
        <w:rPr>
          <w:rStyle w:val="Hipervnculo"/>
          <w:rFonts w:ascii="Calibri" w:hAnsi="Calibri" w:cs="Calibri"/>
          <w:webHidden/>
          <w:color w:val="000000" w:themeColor="text1"/>
          <w:u w:val="none"/>
          <w:lang w:val="es-AR"/>
        </w:rPr>
      </w:pPr>
    </w:p>
    <w:p w:rsidR="007E2437" w:rsidRDefault="007E2437">
      <w:pPr>
        <w:pStyle w:val="TDC2"/>
        <w:rPr>
          <w:rFonts w:asciiTheme="minorHAnsi" w:eastAsiaTheme="minorEastAsia" w:hAnsiTheme="minorHAnsi" w:cstheme="minorBidi"/>
          <w:b w:val="0"/>
          <w:caps w:val="0"/>
          <w:sz w:val="22"/>
          <w:lang w:val="es-AR" w:eastAsia="es-AR"/>
        </w:rPr>
      </w:pPr>
    </w:p>
    <w:p w:rsidR="000A19ED" w:rsidRPr="001F6DBC" w:rsidRDefault="008303B7">
      <w:pPr>
        <w:pStyle w:val="TDC1"/>
        <w:tabs>
          <w:tab w:val="left" w:pos="851"/>
        </w:tabs>
        <w:rPr>
          <w:rFonts w:ascii="Calibri" w:hAnsi="Calibri" w:cs="Calibri"/>
          <w:b w:val="0"/>
          <w:caps w:val="0"/>
        </w:rPr>
        <w:sectPr w:rsidR="000A19ED" w:rsidRPr="001F6DBC" w:rsidSect="00BB2CA1">
          <w:headerReference w:type="even" r:id="rId13"/>
          <w:headerReference w:type="default" r:id="rId14"/>
          <w:headerReference w:type="first" r:id="rId15"/>
          <w:pgSz w:w="11907" w:h="16839" w:code="9"/>
          <w:pgMar w:top="1418" w:right="1077" w:bottom="1418" w:left="170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361A4E">
        <w:rPr>
          <w:rFonts w:ascii="Calibri" w:hAnsi="Calibri" w:cs="Calibri"/>
          <w:b w:val="0"/>
          <w:caps w:val="0"/>
          <w:sz w:val="20"/>
        </w:rPr>
        <w:fldChar w:fldCharType="end"/>
      </w:r>
    </w:p>
    <w:p w:rsidR="005450F8" w:rsidRDefault="0013564F" w:rsidP="00252781">
      <w:pPr>
        <w:pStyle w:val="Ttulo1"/>
        <w:rPr>
          <w:rFonts w:ascii="Calibri" w:hAnsi="Calibri" w:cs="Calibri"/>
          <w:lang w:val="es-AR"/>
        </w:rPr>
      </w:pPr>
      <w:bookmarkStart w:id="0" w:name="_Toc222912023"/>
      <w:bookmarkStart w:id="1" w:name="_Toc222912101"/>
      <w:bookmarkStart w:id="2" w:name="_Toc222912150"/>
      <w:bookmarkStart w:id="3" w:name="_Toc222912199"/>
      <w:bookmarkStart w:id="4" w:name="_Toc222912248"/>
      <w:bookmarkStart w:id="5" w:name="_Toc222912297"/>
      <w:bookmarkStart w:id="6" w:name="_Toc222912346"/>
      <w:bookmarkStart w:id="7" w:name="_Toc222912395"/>
      <w:bookmarkStart w:id="8" w:name="_Toc222912444"/>
      <w:bookmarkStart w:id="9" w:name="_Toc222912492"/>
      <w:bookmarkStart w:id="10" w:name="_Toc223158354"/>
      <w:bookmarkStart w:id="11" w:name="_Toc223158403"/>
      <w:bookmarkStart w:id="12" w:name="_Toc222912025"/>
      <w:bookmarkStart w:id="13" w:name="_Toc222912103"/>
      <w:bookmarkStart w:id="14" w:name="_Toc222912152"/>
      <w:bookmarkStart w:id="15" w:name="_Toc222912201"/>
      <w:bookmarkStart w:id="16" w:name="_Toc222912250"/>
      <w:bookmarkStart w:id="17" w:name="_Toc222912299"/>
      <w:bookmarkStart w:id="18" w:name="_Toc222912348"/>
      <w:bookmarkStart w:id="19" w:name="_Toc222912397"/>
      <w:bookmarkStart w:id="20" w:name="_Toc222912446"/>
      <w:bookmarkStart w:id="21" w:name="_Toc222912494"/>
      <w:bookmarkStart w:id="22" w:name="_Toc223158356"/>
      <w:bookmarkStart w:id="23" w:name="_Toc223158405"/>
      <w:bookmarkStart w:id="24" w:name="_Toc222912026"/>
      <w:bookmarkStart w:id="25" w:name="_Toc222912104"/>
      <w:bookmarkStart w:id="26" w:name="_Toc222912153"/>
      <w:bookmarkStart w:id="27" w:name="_Toc222912202"/>
      <w:bookmarkStart w:id="28" w:name="_Toc222912251"/>
      <w:bookmarkStart w:id="29" w:name="_Toc222912300"/>
      <w:bookmarkStart w:id="30" w:name="_Toc222912349"/>
      <w:bookmarkStart w:id="31" w:name="_Toc222912398"/>
      <w:bookmarkStart w:id="32" w:name="_Toc222912447"/>
      <w:bookmarkStart w:id="33" w:name="_Toc222912495"/>
      <w:bookmarkStart w:id="34" w:name="_Toc223158357"/>
      <w:bookmarkStart w:id="35" w:name="_Toc223158406"/>
      <w:bookmarkStart w:id="36" w:name="_Toc222912043"/>
      <w:bookmarkStart w:id="37" w:name="_Toc222912121"/>
      <w:bookmarkStart w:id="38" w:name="_Toc222912170"/>
      <w:bookmarkStart w:id="39" w:name="_Toc222912219"/>
      <w:bookmarkStart w:id="40" w:name="_Toc222912268"/>
      <w:bookmarkStart w:id="41" w:name="_Toc222912317"/>
      <w:bookmarkStart w:id="42" w:name="_Toc222912366"/>
      <w:bookmarkStart w:id="43" w:name="_Toc222912415"/>
      <w:bookmarkStart w:id="44" w:name="_Toc222912464"/>
      <w:bookmarkStart w:id="45" w:name="_Toc222912512"/>
      <w:bookmarkStart w:id="46" w:name="_Toc223158374"/>
      <w:bookmarkStart w:id="47" w:name="_Toc223158423"/>
      <w:bookmarkStart w:id="48" w:name="_Toc222912044"/>
      <w:bookmarkStart w:id="49" w:name="_Toc222912122"/>
      <w:bookmarkStart w:id="50" w:name="_Toc222912171"/>
      <w:bookmarkStart w:id="51" w:name="_Toc222912220"/>
      <w:bookmarkStart w:id="52" w:name="_Toc222912269"/>
      <w:bookmarkStart w:id="53" w:name="_Toc222912318"/>
      <w:bookmarkStart w:id="54" w:name="_Toc222912367"/>
      <w:bookmarkStart w:id="55" w:name="_Toc222912416"/>
      <w:bookmarkStart w:id="56" w:name="_Toc222912465"/>
      <w:bookmarkStart w:id="57" w:name="_Toc222912513"/>
      <w:bookmarkStart w:id="58" w:name="_Toc223158375"/>
      <w:bookmarkStart w:id="59" w:name="_Toc223158424"/>
      <w:bookmarkStart w:id="60" w:name="_Toc222912048"/>
      <w:bookmarkStart w:id="61" w:name="_Toc222912126"/>
      <w:bookmarkStart w:id="62" w:name="_Toc222912175"/>
      <w:bookmarkStart w:id="63" w:name="_Toc222912224"/>
      <w:bookmarkStart w:id="64" w:name="_Toc222912273"/>
      <w:bookmarkStart w:id="65" w:name="_Toc222912322"/>
      <w:bookmarkStart w:id="66" w:name="_Toc222912371"/>
      <w:bookmarkStart w:id="67" w:name="_Toc222912420"/>
      <w:bookmarkStart w:id="68" w:name="_Toc222912469"/>
      <w:bookmarkStart w:id="69" w:name="_Toc222912517"/>
      <w:bookmarkStart w:id="70" w:name="_Toc223158379"/>
      <w:bookmarkStart w:id="71" w:name="_Toc223158428"/>
      <w:bookmarkStart w:id="72" w:name="_Toc222912049"/>
      <w:bookmarkStart w:id="73" w:name="_Toc222912127"/>
      <w:bookmarkStart w:id="74" w:name="_Toc222912176"/>
      <w:bookmarkStart w:id="75" w:name="_Toc222912225"/>
      <w:bookmarkStart w:id="76" w:name="_Toc222912274"/>
      <w:bookmarkStart w:id="77" w:name="_Toc222912323"/>
      <w:bookmarkStart w:id="78" w:name="_Toc222912372"/>
      <w:bookmarkStart w:id="79" w:name="_Toc222912421"/>
      <w:bookmarkStart w:id="80" w:name="_Toc222912470"/>
      <w:bookmarkStart w:id="81" w:name="_Toc222912518"/>
      <w:bookmarkStart w:id="82" w:name="_Toc223158380"/>
      <w:bookmarkStart w:id="83" w:name="_Toc223158429"/>
      <w:bookmarkStart w:id="84" w:name="_Toc527532099"/>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rsidRPr="00252781">
        <w:rPr>
          <w:rFonts w:ascii="Calibri" w:hAnsi="Calibri" w:cs="Calibri"/>
          <w:lang w:val="es-AR"/>
        </w:rPr>
        <w:lastRenderedPageBreak/>
        <w:t>Acceso a</w:t>
      </w:r>
      <w:r w:rsidR="005450F8" w:rsidRPr="00252781">
        <w:rPr>
          <w:rFonts w:ascii="Calibri" w:hAnsi="Calibri" w:cs="Calibri"/>
          <w:lang w:val="es-AR"/>
        </w:rPr>
        <w:t>l</w:t>
      </w:r>
      <w:r w:rsidRPr="00252781">
        <w:rPr>
          <w:rFonts w:ascii="Calibri" w:hAnsi="Calibri" w:cs="Calibri"/>
          <w:lang w:val="es-AR"/>
        </w:rPr>
        <w:t xml:space="preserve"> menu principal</w:t>
      </w:r>
      <w:bookmarkEnd w:id="84"/>
    </w:p>
    <w:p w:rsidR="00E6211F" w:rsidRPr="00E6211F" w:rsidRDefault="00E6211F" w:rsidP="00E6211F">
      <w:pPr>
        <w:pStyle w:val="Ttulo1Texto"/>
        <w:rPr>
          <w:lang w:val="es-AR"/>
        </w:rPr>
      </w:pPr>
    </w:p>
    <w:p w:rsidR="00F25EDB" w:rsidRDefault="00252781" w:rsidP="005450F8">
      <w:pPr>
        <w:pStyle w:val="Ttulo1Texto"/>
        <w:rPr>
          <w:rFonts w:ascii="Calibri" w:hAnsi="Calibri" w:cs="Calibri"/>
        </w:rPr>
      </w:pPr>
      <w:r>
        <w:rPr>
          <w:rFonts w:ascii="Calibri" w:hAnsi="Calibri" w:cs="Calibri"/>
        </w:rPr>
        <w:t>E</w:t>
      </w:r>
      <w:r w:rsidR="00461354" w:rsidRPr="001F6DBC">
        <w:rPr>
          <w:rFonts w:ascii="Calibri" w:hAnsi="Calibri" w:cs="Calibri"/>
        </w:rPr>
        <w:t xml:space="preserve">l </w:t>
      </w:r>
      <w:r w:rsidR="00EA00D8" w:rsidRPr="001F6DBC">
        <w:rPr>
          <w:rFonts w:ascii="Calibri" w:hAnsi="Calibri" w:cs="Calibri"/>
        </w:rPr>
        <w:t>Menú</w:t>
      </w:r>
      <w:r>
        <w:rPr>
          <w:rFonts w:ascii="Calibri" w:hAnsi="Calibri" w:cs="Calibri"/>
        </w:rPr>
        <w:t xml:space="preserve"> Principal de </w:t>
      </w:r>
      <w:r w:rsidR="00E6211F">
        <w:rPr>
          <w:rFonts w:ascii="Calibri" w:hAnsi="Calibri" w:cs="Calibri"/>
        </w:rPr>
        <w:t>Compras y Contrataciones</w:t>
      </w:r>
      <w:r>
        <w:rPr>
          <w:rFonts w:ascii="Calibri" w:hAnsi="Calibri" w:cs="Calibri"/>
        </w:rPr>
        <w:t xml:space="preserve"> </w:t>
      </w:r>
      <w:r w:rsidR="00EB5075">
        <w:rPr>
          <w:rFonts w:ascii="Calibri" w:hAnsi="Calibri" w:cs="Calibri"/>
        </w:rPr>
        <w:t>contiene los</w:t>
      </w:r>
      <w:r w:rsidR="00461354" w:rsidRPr="001F6DBC">
        <w:rPr>
          <w:rFonts w:ascii="Calibri" w:hAnsi="Calibri" w:cs="Calibri"/>
        </w:rPr>
        <w:t xml:space="preserve"> </w:t>
      </w:r>
      <w:r w:rsidR="00EB5075">
        <w:rPr>
          <w:rFonts w:ascii="Calibri" w:hAnsi="Calibri" w:cs="Calibri"/>
        </w:rPr>
        <w:t>siguientes accesos</w:t>
      </w:r>
      <w:r w:rsidR="005961B0" w:rsidRPr="001F6DBC">
        <w:rPr>
          <w:rFonts w:ascii="Calibri" w:hAnsi="Calibri" w:cs="Calibri"/>
        </w:rPr>
        <w:t>:</w:t>
      </w:r>
    </w:p>
    <w:p w:rsidR="00E6211F" w:rsidRPr="001F6DBC" w:rsidRDefault="00E6211F" w:rsidP="005450F8">
      <w:pPr>
        <w:pStyle w:val="Ttulo1Texto"/>
        <w:rPr>
          <w:rFonts w:ascii="Calibri" w:hAnsi="Calibri" w:cs="Calibri"/>
        </w:rPr>
      </w:pPr>
    </w:p>
    <w:p w:rsidR="00656B3A" w:rsidRDefault="00E6211F" w:rsidP="00656B3A">
      <w:pPr>
        <w:pStyle w:val="Ttulo2Vietas"/>
        <w:rPr>
          <w:rFonts w:ascii="Calibri" w:hAnsi="Calibri" w:cs="Calibri"/>
        </w:rPr>
      </w:pPr>
      <w:r>
        <w:rPr>
          <w:rFonts w:ascii="Calibri" w:hAnsi="Calibri" w:cs="Calibri"/>
        </w:rPr>
        <w:t xml:space="preserve">Botón </w:t>
      </w:r>
      <w:r w:rsidR="00FF11FE">
        <w:rPr>
          <w:rFonts w:ascii="Calibri" w:hAnsi="Calibri" w:cs="Calibri"/>
        </w:rPr>
        <w:t>Nuev</w:t>
      </w:r>
      <w:r w:rsidR="00D878A2">
        <w:rPr>
          <w:rFonts w:ascii="Calibri" w:hAnsi="Calibri" w:cs="Calibri"/>
        </w:rPr>
        <w:t>o</w:t>
      </w:r>
      <w:r w:rsidR="00FF11FE">
        <w:rPr>
          <w:rFonts w:ascii="Calibri" w:hAnsi="Calibri" w:cs="Calibri"/>
        </w:rPr>
        <w:t xml:space="preserve"> </w:t>
      </w:r>
      <w:r w:rsidR="00D878A2">
        <w:rPr>
          <w:rFonts w:ascii="Calibri" w:hAnsi="Calibri" w:cs="Calibri"/>
        </w:rPr>
        <w:t>Pago</w:t>
      </w:r>
    </w:p>
    <w:p w:rsidR="00FF11FE" w:rsidRDefault="00FF11FE" w:rsidP="000E6252">
      <w:pPr>
        <w:pStyle w:val="Ttulo2Vietas"/>
        <w:numPr>
          <w:ilvl w:val="0"/>
          <w:numId w:val="0"/>
        </w:numPr>
        <w:ind w:left="720"/>
        <w:rPr>
          <w:rFonts w:ascii="Calibri" w:hAnsi="Calibri" w:cs="Calibri"/>
        </w:rPr>
      </w:pPr>
    </w:p>
    <w:p w:rsidR="00FF11FE" w:rsidRDefault="00FF11FE" w:rsidP="00072687">
      <w:pPr>
        <w:pStyle w:val="Ttulo2Vietas"/>
        <w:numPr>
          <w:ilvl w:val="0"/>
          <w:numId w:val="0"/>
        </w:numPr>
        <w:ind w:left="720"/>
        <w:rPr>
          <w:rFonts w:ascii="Calibri" w:hAnsi="Calibri" w:cs="Calibri"/>
        </w:rPr>
      </w:pPr>
    </w:p>
    <w:p w:rsidR="00072687" w:rsidRPr="00072687" w:rsidRDefault="00072687" w:rsidP="00072687">
      <w:pPr>
        <w:pStyle w:val="Ttulo2Texto"/>
        <w:rPr>
          <w:lang w:val="es-ES"/>
        </w:rPr>
      </w:pPr>
    </w:p>
    <w:p w:rsidR="00E6211F" w:rsidRPr="00E6211F" w:rsidRDefault="000E6252" w:rsidP="00E6211F">
      <w:pPr>
        <w:pStyle w:val="Ttulo2Texto"/>
        <w:rPr>
          <w:lang w:val="es-ES"/>
        </w:rPr>
      </w:pPr>
      <w:r>
        <w:rPr>
          <w:noProof/>
          <w:lang w:val="es-AR" w:eastAsia="es-AR"/>
        </w:rPr>
        <mc:AlternateContent>
          <mc:Choice Requires="wpg">
            <w:drawing>
              <wp:anchor distT="0" distB="0" distL="114300" distR="114300" simplePos="0" relativeHeight="251684352" behindDoc="0" locked="0" layoutInCell="1" allowOverlap="1">
                <wp:simplePos x="0" y="0"/>
                <wp:positionH relativeFrom="column">
                  <wp:posOffset>1233170</wp:posOffset>
                </wp:positionH>
                <wp:positionV relativeFrom="paragraph">
                  <wp:posOffset>585470</wp:posOffset>
                </wp:positionV>
                <wp:extent cx="1045845" cy="504826"/>
                <wp:effectExtent l="0" t="19050" r="20955" b="28575"/>
                <wp:wrapNone/>
                <wp:docPr id="67" name="67 Grupo"/>
                <wp:cNvGraphicFramePr/>
                <a:graphic xmlns:a="http://schemas.openxmlformats.org/drawingml/2006/main">
                  <a:graphicData uri="http://schemas.microsoft.com/office/word/2010/wordprocessingGroup">
                    <wpg:wgp>
                      <wpg:cNvGrpSpPr/>
                      <wpg:grpSpPr>
                        <a:xfrm>
                          <a:off x="0" y="0"/>
                          <a:ext cx="1045845" cy="504826"/>
                          <a:chOff x="0" y="14212"/>
                          <a:chExt cx="1045845" cy="753232"/>
                        </a:xfrm>
                      </wpg:grpSpPr>
                      <wps:wsp>
                        <wps:cNvPr id="59" name="59 Rectángulo redondeado"/>
                        <wps:cNvSpPr/>
                        <wps:spPr>
                          <a:xfrm>
                            <a:off x="0" y="161926"/>
                            <a:ext cx="850900" cy="605518"/>
                          </a:xfrm>
                          <a:prstGeom prst="roundRect">
                            <a:avLst/>
                          </a:prstGeom>
                          <a:noFill/>
                          <a:ln w="9525"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61 Flecha derecha"/>
                        <wps:cNvSpPr/>
                        <wps:spPr>
                          <a:xfrm rot="10800000">
                            <a:off x="666750" y="14212"/>
                            <a:ext cx="379095" cy="57785"/>
                          </a:xfrm>
                          <a:prstGeom prst="rightArrow">
                            <a:avLst/>
                          </a:prstGeom>
                          <a:no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67 Grupo" o:spid="_x0000_s1026" style="position:absolute;margin-left:97.1pt;margin-top:46.1pt;width:82.35pt;height:39.75pt;z-index:251684352;mso-width-relative:margin;mso-height-relative:margin" coordorigin=",142" coordsize="10458,7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">
                <v:roundrect id="59 Rectángulo redondeado" o:spid="_x0000_s1027" style="position:absolute;top:1619;width:8509;height:60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B5ucQA&#10;AADbAAAADwAAAGRycy9kb3ducmV2LnhtbESPzWrDMBCE74W+g9hCLyWRU0ho3cimFPLTQw5JC7ku&#10;1sY2lVZGUmzn7aNAIcdhZr5hluVojejJh9axgtk0A0FcOd1yreD3ZzV5AxEiskbjmBRcKEBZPD4s&#10;Mddu4D31h1iLBOGQo4Imxi6XMlQNWQxT1xEn7+S8xZikr6X2OCS4NfI1yxbSYstpocGOvhqq/g5n&#10;q+BkzOKy9lu/efme7ThYtut4VOr5afz8ABFpjPfwf3urFczf4fYl/QBZ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gebnEAAAA2wAAAA8AAAAAAAAAAAAAAAAAmAIAAGRycy9k&#10;b3ducmV2LnhtbFBLBQYAAAAABAAEAPUAAACJAwAAAAA=&#10;" filled="f" strokecolor="window"/>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61 Flecha derecha" o:spid="_x0000_s1028" type="#_x0000_t13" style="position:absolute;left:6667;top:142;width:3791;height:57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urAsQA&#10;AADbAAAADwAAAGRycy9kb3ducmV2LnhtbESPT4vCMBTE74LfITzBi6ypHop2jSLuCoKwYHUPe3s0&#10;r3+weSlN1OqnNwuCx2HmN8MsVp2pxZVaV1lWMBlHIIgzqysuFJyO248ZCOeRNdaWScGdHKyW/d4C&#10;E21vfKBr6gsRStglqKD0vkmkdFlJBt3YNsTBy21r0AfZFlK3eAvlppbTKIqlwYrDQokNbUrKzunF&#10;KIhHfp92X1W6/hv9fP/OOd/Fj1yp4aBbf4Lw1Pl3+EXvdOAm8P8l/AC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rqwLEAAAA2wAAAA8AAAAAAAAAAAAAAAAAmAIAAGRycy9k&#10;b3ducmV2LnhtbFBLBQYAAAAABAAEAPUAAACJAwAAAAA=&#10;" adj="19954" filled="f" strokecolor="window" strokeweight="2pt"/>
              </v:group>
            </w:pict>
          </mc:Fallback>
        </mc:AlternateContent>
      </w:r>
      <w:r w:rsidR="005B1149" w:rsidRPr="005B1149">
        <w:rPr>
          <w:noProof/>
          <w:lang w:val="es-AR" w:eastAsia="es-AR"/>
        </w:rPr>
        <w:t xml:space="preserve"> </w:t>
      </w:r>
      <w:r w:rsidR="005B1149" w:rsidRPr="005B1149">
        <w:rPr>
          <w:noProof/>
          <w:lang w:val="es-AR" w:eastAsia="es-AR"/>
        </w:rPr>
        <w:drawing>
          <wp:inline distT="0" distB="0" distL="0" distR="0" wp14:anchorId="59E36BF8" wp14:editId="04B1EF00">
            <wp:extent cx="5600700" cy="33528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359643"/>
                    </a:xfrm>
                    <a:prstGeom prst="rect">
                      <a:avLst/>
                    </a:prstGeom>
                  </pic:spPr>
                </pic:pic>
              </a:graphicData>
            </a:graphic>
          </wp:inline>
        </w:drawing>
      </w:r>
    </w:p>
    <w:p w:rsidR="000E5D94" w:rsidRPr="001F6DBC" w:rsidRDefault="000E5D94" w:rsidP="00C73D62">
      <w:pPr>
        <w:jc w:val="center"/>
        <w:rPr>
          <w:rFonts w:ascii="Calibri" w:hAnsi="Calibri" w:cs="Calibri"/>
          <w:b/>
          <w:sz w:val="18"/>
          <w:szCs w:val="18"/>
          <w:lang w:val="es-ES_tradnl"/>
        </w:rPr>
      </w:pPr>
    </w:p>
    <w:p w:rsidR="00CC69B0" w:rsidRDefault="00CC69B0" w:rsidP="00C73D62">
      <w:pPr>
        <w:pStyle w:val="Ttulo1Texto"/>
        <w:rPr>
          <w:rFonts w:ascii="Calibri" w:hAnsi="Calibri" w:cs="Calibri"/>
        </w:rPr>
      </w:pPr>
    </w:p>
    <w:p w:rsidR="00E6211F" w:rsidRDefault="00E6211F" w:rsidP="00C73D62">
      <w:pPr>
        <w:pStyle w:val="Ttulo1Texto"/>
        <w:rPr>
          <w:rFonts w:ascii="Calibri" w:hAnsi="Calibri" w:cs="Calibri"/>
        </w:rPr>
      </w:pPr>
    </w:p>
    <w:p w:rsidR="00E6211F" w:rsidRDefault="00E6211F" w:rsidP="00C73D62">
      <w:pPr>
        <w:pStyle w:val="Ttulo1Texto"/>
        <w:rPr>
          <w:rFonts w:ascii="Calibri" w:hAnsi="Calibri" w:cs="Calibri"/>
        </w:rPr>
      </w:pPr>
    </w:p>
    <w:p w:rsidR="00E6211F" w:rsidRDefault="00E6211F" w:rsidP="00C73D62">
      <w:pPr>
        <w:pStyle w:val="Ttulo1Texto"/>
        <w:rPr>
          <w:rFonts w:ascii="Calibri" w:hAnsi="Calibri" w:cs="Calibri"/>
        </w:rPr>
      </w:pPr>
    </w:p>
    <w:p w:rsidR="00E6211F" w:rsidRDefault="00E6211F" w:rsidP="00C73D62">
      <w:pPr>
        <w:pStyle w:val="Ttulo1Texto"/>
        <w:rPr>
          <w:rFonts w:ascii="Calibri" w:hAnsi="Calibri" w:cs="Calibri"/>
        </w:rPr>
      </w:pPr>
    </w:p>
    <w:p w:rsidR="00E6211F" w:rsidRDefault="00E6211F" w:rsidP="00C73D62">
      <w:pPr>
        <w:pStyle w:val="Ttulo1Texto"/>
        <w:rPr>
          <w:rFonts w:ascii="Calibri" w:hAnsi="Calibri" w:cs="Calibri"/>
        </w:rPr>
      </w:pPr>
    </w:p>
    <w:p w:rsidR="00E6211F" w:rsidRDefault="00E6211F" w:rsidP="00C73D62">
      <w:pPr>
        <w:pStyle w:val="Ttulo1Texto"/>
        <w:rPr>
          <w:rFonts w:ascii="Calibri" w:hAnsi="Calibri" w:cs="Calibri"/>
        </w:rPr>
      </w:pPr>
    </w:p>
    <w:p w:rsidR="00E6211F" w:rsidRDefault="00E6211F" w:rsidP="00C73D62">
      <w:pPr>
        <w:pStyle w:val="Ttulo1Texto"/>
        <w:rPr>
          <w:rFonts w:ascii="Calibri" w:hAnsi="Calibri" w:cs="Calibri"/>
        </w:rPr>
      </w:pPr>
    </w:p>
    <w:p w:rsidR="00E6211F" w:rsidRDefault="00E6211F" w:rsidP="00C73D62">
      <w:pPr>
        <w:pStyle w:val="Ttulo1Texto"/>
        <w:rPr>
          <w:rFonts w:ascii="Calibri" w:hAnsi="Calibri" w:cs="Calibri"/>
        </w:rPr>
      </w:pPr>
    </w:p>
    <w:p w:rsidR="00E6211F" w:rsidRDefault="00E6211F" w:rsidP="00C73D62">
      <w:pPr>
        <w:pStyle w:val="Ttulo1Texto"/>
        <w:rPr>
          <w:rFonts w:ascii="Calibri" w:hAnsi="Calibri" w:cs="Calibri"/>
        </w:rPr>
      </w:pPr>
    </w:p>
    <w:p w:rsidR="00E6211F" w:rsidRDefault="00E6211F" w:rsidP="00C73D62">
      <w:pPr>
        <w:pStyle w:val="Ttulo1Texto"/>
        <w:rPr>
          <w:rFonts w:ascii="Calibri" w:hAnsi="Calibri" w:cs="Calibri"/>
        </w:rPr>
      </w:pPr>
    </w:p>
    <w:p w:rsidR="000E6252" w:rsidRDefault="000E6252" w:rsidP="00C73D62">
      <w:pPr>
        <w:pStyle w:val="Ttulo1Texto"/>
        <w:rPr>
          <w:rFonts w:ascii="Calibri" w:hAnsi="Calibri" w:cs="Calibri"/>
        </w:rPr>
      </w:pPr>
    </w:p>
    <w:p w:rsidR="000E6252" w:rsidRDefault="000E6252" w:rsidP="00C73D62">
      <w:pPr>
        <w:pStyle w:val="Ttulo1Texto"/>
        <w:rPr>
          <w:rFonts w:ascii="Calibri" w:hAnsi="Calibri" w:cs="Calibri"/>
        </w:rPr>
      </w:pPr>
    </w:p>
    <w:p w:rsidR="00E6211F" w:rsidRDefault="00E6211F" w:rsidP="00C73D62">
      <w:pPr>
        <w:pStyle w:val="Ttulo1Texto"/>
        <w:rPr>
          <w:rFonts w:ascii="Calibri" w:hAnsi="Calibri" w:cs="Calibri"/>
        </w:rPr>
      </w:pPr>
    </w:p>
    <w:p w:rsidR="00E6211F" w:rsidRPr="001F6DBC" w:rsidRDefault="00E6211F" w:rsidP="00C73D62">
      <w:pPr>
        <w:pStyle w:val="Ttulo1Texto"/>
        <w:rPr>
          <w:rFonts w:ascii="Calibri" w:hAnsi="Calibri" w:cs="Calibri"/>
        </w:rPr>
      </w:pPr>
    </w:p>
    <w:p w:rsidR="00CC69B0" w:rsidRPr="00373B73" w:rsidRDefault="00987140" w:rsidP="00373B73">
      <w:pPr>
        <w:pStyle w:val="Ttulo1"/>
        <w:rPr>
          <w:rFonts w:ascii="Calibri" w:hAnsi="Calibri" w:cs="Calibri"/>
          <w:lang w:val="es-AR"/>
        </w:rPr>
      </w:pPr>
      <w:bookmarkStart w:id="85" w:name="_Toc527532100"/>
      <w:r>
        <w:rPr>
          <w:rFonts w:ascii="Calibri" w:hAnsi="Calibri" w:cs="Calibri"/>
          <w:lang w:val="es-AR"/>
        </w:rPr>
        <w:lastRenderedPageBreak/>
        <w:t>Botón nuevo</w:t>
      </w:r>
      <w:r w:rsidR="00500F41" w:rsidRPr="00373B73">
        <w:rPr>
          <w:rFonts w:ascii="Calibri" w:hAnsi="Calibri" w:cs="Calibri"/>
          <w:lang w:val="es-AR"/>
        </w:rPr>
        <w:t xml:space="preserve"> </w:t>
      </w:r>
      <w:r>
        <w:rPr>
          <w:rFonts w:ascii="Calibri" w:hAnsi="Calibri" w:cs="Calibri"/>
          <w:lang w:val="es-AR"/>
        </w:rPr>
        <w:t>pago</w:t>
      </w:r>
      <w:bookmarkEnd w:id="85"/>
    </w:p>
    <w:p w:rsidR="00FB5BCD" w:rsidRPr="001F6DBC" w:rsidRDefault="00500F41" w:rsidP="000A5E8D">
      <w:pPr>
        <w:pStyle w:val="Ttulo1Texto"/>
        <w:rPr>
          <w:rFonts w:ascii="Calibri" w:hAnsi="Calibri" w:cs="Calibri"/>
        </w:rPr>
      </w:pPr>
      <w:r>
        <w:rPr>
          <w:rFonts w:ascii="Calibri" w:hAnsi="Calibri" w:cs="Calibri"/>
        </w:rPr>
        <w:t xml:space="preserve">Al hacer clic sobre éste botón, </w:t>
      </w:r>
      <w:r w:rsidR="00F0076C">
        <w:rPr>
          <w:rFonts w:ascii="Calibri" w:hAnsi="Calibri" w:cs="Calibri"/>
        </w:rPr>
        <w:t>se</w:t>
      </w:r>
      <w:r>
        <w:rPr>
          <w:rFonts w:ascii="Calibri" w:hAnsi="Calibri" w:cs="Calibri"/>
        </w:rPr>
        <w:t xml:space="preserve"> desplegará el formulario “</w:t>
      </w:r>
      <w:r w:rsidRPr="00500F41">
        <w:rPr>
          <w:rFonts w:ascii="Calibri" w:hAnsi="Calibri" w:cs="Calibri"/>
        </w:rPr>
        <w:t xml:space="preserve">INGRESO </w:t>
      </w:r>
      <w:r w:rsidR="00987140">
        <w:rPr>
          <w:rFonts w:ascii="Calibri" w:hAnsi="Calibri" w:cs="Calibri"/>
        </w:rPr>
        <w:t>DE PAGO</w:t>
      </w:r>
      <w:r>
        <w:rPr>
          <w:rFonts w:ascii="Calibri" w:hAnsi="Calibri" w:cs="Calibri"/>
        </w:rPr>
        <w:t>”</w:t>
      </w:r>
      <w:r w:rsidR="00072687">
        <w:rPr>
          <w:rFonts w:ascii="Calibri" w:hAnsi="Calibri" w:cs="Calibri"/>
        </w:rPr>
        <w:t xml:space="preserve">, </w:t>
      </w:r>
      <w:r w:rsidR="00F0076C">
        <w:rPr>
          <w:rFonts w:ascii="Calibri" w:hAnsi="Calibri" w:cs="Calibri"/>
        </w:rPr>
        <w:t>dicho</w:t>
      </w:r>
      <w:r w:rsidR="00072687">
        <w:rPr>
          <w:rFonts w:ascii="Calibri" w:hAnsi="Calibri" w:cs="Calibri"/>
        </w:rPr>
        <w:t xml:space="preserve"> formulario </w:t>
      </w:r>
      <w:bookmarkStart w:id="86" w:name="_GoBack"/>
      <w:bookmarkEnd w:id="86"/>
    </w:p>
    <w:p w:rsidR="00E134C0" w:rsidRPr="00BB2CA1" w:rsidRDefault="00E134C0" w:rsidP="000A5E8D">
      <w:pPr>
        <w:pStyle w:val="Ttulo1Texto"/>
        <w:rPr>
          <w:rFonts w:ascii="Calibri" w:hAnsi="Calibri" w:cs="Calibri"/>
          <w:noProof/>
          <w:lang w:val="es-AR" w:eastAsia="es-AR"/>
        </w:rPr>
      </w:pPr>
    </w:p>
    <w:p w:rsidR="005961B0" w:rsidRPr="00BB2CA1" w:rsidRDefault="008E2145" w:rsidP="00BB2CA1">
      <w:pPr>
        <w:pStyle w:val="Ttulo1Texto"/>
        <w:rPr>
          <w:rFonts w:ascii="Calibri" w:hAnsi="Calibri" w:cs="Calibri"/>
          <w:noProof/>
          <w:lang w:val="es-AR" w:eastAsia="es-AR"/>
        </w:rPr>
      </w:pPr>
      <w:r>
        <w:rPr>
          <w:noProof/>
          <w:lang w:val="es-AR" w:eastAsia="es-AR"/>
        </w:rPr>
        <w:drawing>
          <wp:inline distT="0" distB="0" distL="0" distR="0" wp14:anchorId="338FDEEB" wp14:editId="31679AF7">
            <wp:extent cx="5715000" cy="35433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Lst>
                    </a:blip>
                    <a:srcRect b="4024"/>
                    <a:stretch/>
                  </pic:blipFill>
                  <pic:spPr bwMode="auto">
                    <a:xfrm>
                      <a:off x="0" y="0"/>
                      <a:ext cx="5716150" cy="3544013"/>
                    </a:xfrm>
                    <a:prstGeom prst="rect">
                      <a:avLst/>
                    </a:prstGeom>
                    <a:ln>
                      <a:noFill/>
                    </a:ln>
                    <a:extLst>
                      <a:ext uri="{53640926-AAD7-44D8-BBD7-CCE9431645EC}">
                        <a14:shadowObscured xmlns:a14="http://schemas.microsoft.com/office/drawing/2010/main"/>
                      </a:ext>
                    </a:extLst>
                  </pic:spPr>
                </pic:pic>
              </a:graphicData>
            </a:graphic>
          </wp:inline>
        </w:drawing>
      </w:r>
    </w:p>
    <w:p w:rsidR="005450F8" w:rsidRPr="00EB5075" w:rsidRDefault="005450F8" w:rsidP="00EB5075">
      <w:pPr>
        <w:jc w:val="center"/>
        <w:rPr>
          <w:rFonts w:ascii="Calibri" w:hAnsi="Calibri" w:cs="Calibri"/>
          <w:b/>
          <w:sz w:val="18"/>
          <w:szCs w:val="18"/>
          <w:lang w:val="es-ES_tradnl"/>
        </w:rPr>
      </w:pPr>
    </w:p>
    <w:p w:rsidR="0013564F" w:rsidRPr="001F6DBC" w:rsidRDefault="0013564F" w:rsidP="001E315B">
      <w:pPr>
        <w:pStyle w:val="Ttulo2Texto"/>
        <w:rPr>
          <w:rFonts w:ascii="Calibri" w:hAnsi="Calibri" w:cs="Calibri"/>
        </w:rPr>
      </w:pPr>
    </w:p>
    <w:p w:rsidR="0013564F" w:rsidRPr="001F6DBC" w:rsidRDefault="008E2145" w:rsidP="0013564F">
      <w:pPr>
        <w:pStyle w:val="Ttulo2"/>
        <w:rPr>
          <w:rFonts w:ascii="Calibri" w:hAnsi="Calibri" w:cs="Calibri"/>
        </w:rPr>
      </w:pPr>
      <w:bookmarkStart w:id="87" w:name="_Toc527532101"/>
      <w:r>
        <w:rPr>
          <w:rFonts w:ascii="Calibri" w:hAnsi="Calibri" w:cs="Calibri"/>
        </w:rPr>
        <w:t xml:space="preserve">Ingeso de </w:t>
      </w:r>
      <w:r w:rsidR="00D6604C">
        <w:rPr>
          <w:rFonts w:ascii="Calibri" w:hAnsi="Calibri" w:cs="Calibri"/>
        </w:rPr>
        <w:t>Solicitud</w:t>
      </w:r>
      <w:bookmarkEnd w:id="87"/>
    </w:p>
    <w:p w:rsidR="000B5849" w:rsidRDefault="00F0076C" w:rsidP="001E315B">
      <w:pPr>
        <w:pStyle w:val="Ttulo2Texto"/>
        <w:rPr>
          <w:rFonts w:ascii="Calibri" w:hAnsi="Calibri" w:cs="Calibri"/>
        </w:rPr>
      </w:pPr>
      <w:r>
        <w:rPr>
          <w:rFonts w:ascii="Calibri" w:hAnsi="Calibri" w:cs="Calibri"/>
        </w:rPr>
        <w:t xml:space="preserve">En </w:t>
      </w:r>
      <w:r w:rsidR="008E2145">
        <w:rPr>
          <w:rFonts w:ascii="Calibri" w:hAnsi="Calibri" w:cs="Calibri"/>
        </w:rPr>
        <w:t>Solicitud</w:t>
      </w:r>
      <w:r>
        <w:rPr>
          <w:rFonts w:ascii="Calibri" w:hAnsi="Calibri" w:cs="Calibri"/>
        </w:rPr>
        <w:t xml:space="preserve"> se ingresaran todos los datos necesarios para realizar una nueva </w:t>
      </w:r>
      <w:r w:rsidR="0030517E" w:rsidRPr="00500F41">
        <w:rPr>
          <w:rFonts w:ascii="Calibri" w:hAnsi="Calibri" w:cs="Calibri"/>
        </w:rPr>
        <w:t>SOLICITUD DE COMPRA DE BIENES Y/O CONTRATACION DE SERVICIOS</w:t>
      </w:r>
      <w:r w:rsidR="0030517E">
        <w:rPr>
          <w:rFonts w:ascii="Calibri" w:hAnsi="Calibri" w:cs="Calibri"/>
        </w:rPr>
        <w:t xml:space="preserve"> para ello e</w:t>
      </w:r>
      <w:r w:rsidR="00D6604C">
        <w:rPr>
          <w:rFonts w:ascii="Calibri" w:hAnsi="Calibri" w:cs="Calibri"/>
        </w:rPr>
        <w:t xml:space="preserve">xisten diversos campos </w:t>
      </w:r>
      <w:r w:rsidR="0030517E">
        <w:rPr>
          <w:rFonts w:ascii="Calibri" w:hAnsi="Calibri" w:cs="Calibri"/>
        </w:rPr>
        <w:t>pero con la particularidad de que algunos</w:t>
      </w:r>
      <w:r w:rsidR="003B478A">
        <w:rPr>
          <w:rFonts w:ascii="Calibri" w:hAnsi="Calibri" w:cs="Calibri"/>
        </w:rPr>
        <w:t xml:space="preserve">, deben ser llenados obligatoriamente, en caso de no </w:t>
      </w:r>
      <w:r w:rsidR="0030517E">
        <w:rPr>
          <w:rFonts w:ascii="Calibri" w:hAnsi="Calibri" w:cs="Calibri"/>
        </w:rPr>
        <w:t xml:space="preserve">estar cumplimentado, </w:t>
      </w:r>
      <w:r w:rsidR="003B478A">
        <w:rPr>
          <w:rFonts w:ascii="Calibri" w:hAnsi="Calibri" w:cs="Calibri"/>
        </w:rPr>
        <w:t>se desplegará una ventana donde se le solicita que ingres</w:t>
      </w:r>
      <w:r w:rsidR="0030517E">
        <w:rPr>
          <w:rFonts w:ascii="Calibri" w:hAnsi="Calibri" w:cs="Calibri"/>
        </w:rPr>
        <w:t>e el contenido del mismo</w:t>
      </w:r>
      <w:r w:rsidR="003B478A">
        <w:rPr>
          <w:rFonts w:ascii="Calibri" w:hAnsi="Calibri" w:cs="Calibri"/>
        </w:rPr>
        <w:t xml:space="preserve">, </w:t>
      </w:r>
      <w:r w:rsidR="0030517E">
        <w:rPr>
          <w:rFonts w:ascii="Calibri" w:hAnsi="Calibri" w:cs="Calibri"/>
        </w:rPr>
        <w:t xml:space="preserve">tal </w:t>
      </w:r>
      <w:r w:rsidR="003B478A">
        <w:rPr>
          <w:rFonts w:ascii="Calibri" w:hAnsi="Calibri" w:cs="Calibri"/>
        </w:rPr>
        <w:t xml:space="preserve">como el que se muestra </w:t>
      </w:r>
      <w:r w:rsidR="007A1C4C">
        <w:rPr>
          <w:rFonts w:ascii="Calibri" w:hAnsi="Calibri" w:cs="Calibri"/>
        </w:rPr>
        <w:t>en el ejemplo</w:t>
      </w:r>
      <w:r w:rsidR="003B478A">
        <w:rPr>
          <w:rFonts w:ascii="Calibri" w:hAnsi="Calibri" w:cs="Calibri"/>
        </w:rPr>
        <w:t>:</w:t>
      </w:r>
      <w:r w:rsidR="000B5849" w:rsidRPr="000B5849">
        <w:rPr>
          <w:rFonts w:ascii="Calibri" w:hAnsi="Calibri" w:cs="Calibri"/>
        </w:rPr>
        <w:t xml:space="preserve"> </w:t>
      </w:r>
    </w:p>
    <w:p w:rsidR="00142D36" w:rsidRDefault="00142D36" w:rsidP="001E315B">
      <w:pPr>
        <w:pStyle w:val="Ttulo2Texto"/>
        <w:rPr>
          <w:rFonts w:ascii="Calibri" w:hAnsi="Calibri" w:cs="Calibri"/>
        </w:rPr>
      </w:pPr>
    </w:p>
    <w:p w:rsidR="003B478A" w:rsidRDefault="007A1C4C" w:rsidP="007A1C4C">
      <w:pPr>
        <w:jc w:val="center"/>
        <w:rPr>
          <w:rFonts w:ascii="Calibri" w:hAnsi="Calibri" w:cs="Calibri"/>
        </w:rPr>
      </w:pPr>
      <w:r>
        <w:rPr>
          <w:noProof/>
          <w:lang w:val="es-AR" w:eastAsia="es-AR"/>
        </w:rPr>
        <w:drawing>
          <wp:inline distT="0" distB="0" distL="0" distR="0" wp14:anchorId="1A8B99C3" wp14:editId="069AEBF0">
            <wp:extent cx="2269007" cy="7493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BEBA8EAE-BF5A-486C-A8C5-ECC9F3942E4B}">
                          <a14:imgProps xmlns:a14="http://schemas.microsoft.com/office/drawing/2010/main">
                            <a14:imgLayer r:embed="rId20">
                              <a14:imgEffect>
                                <a14:sharpenSoften amount="60000"/>
                              </a14:imgEffect>
                            </a14:imgLayer>
                          </a14:imgProps>
                        </a:ext>
                      </a:extLst>
                    </a:blip>
                    <a:srcRect l="37233" t="47284" r="38435" b="38430"/>
                    <a:stretch/>
                  </pic:blipFill>
                  <pic:spPr bwMode="auto">
                    <a:xfrm>
                      <a:off x="0" y="0"/>
                      <a:ext cx="2269466" cy="749451"/>
                    </a:xfrm>
                    <a:prstGeom prst="rect">
                      <a:avLst/>
                    </a:prstGeom>
                    <a:ln>
                      <a:noFill/>
                    </a:ln>
                    <a:extLst>
                      <a:ext uri="{53640926-AAD7-44D8-BBD7-CCE9431645EC}">
                        <a14:shadowObscured xmlns:a14="http://schemas.microsoft.com/office/drawing/2010/main"/>
                      </a:ext>
                    </a:extLst>
                  </pic:spPr>
                </pic:pic>
              </a:graphicData>
            </a:graphic>
          </wp:inline>
        </w:drawing>
      </w:r>
    </w:p>
    <w:p w:rsidR="00E70FF7" w:rsidRDefault="00E70FF7" w:rsidP="000B5849">
      <w:pPr>
        <w:rPr>
          <w:rFonts w:ascii="Calibri" w:hAnsi="Calibri" w:cs="Calibri"/>
        </w:rPr>
      </w:pPr>
    </w:p>
    <w:p w:rsidR="001F3625" w:rsidRPr="0030517E" w:rsidRDefault="00142D36" w:rsidP="002C7E0D">
      <w:pPr>
        <w:ind w:left="284"/>
        <w:jc w:val="both"/>
        <w:rPr>
          <w:rFonts w:ascii="Calibri" w:hAnsi="Calibri" w:cs="Calibri"/>
          <w:szCs w:val="20"/>
          <w:lang w:val="es-ES_tradnl"/>
        </w:rPr>
      </w:pPr>
      <w:r>
        <w:rPr>
          <w:rFonts w:ascii="Calibri" w:hAnsi="Calibri" w:cs="Calibri"/>
          <w:szCs w:val="20"/>
          <w:lang w:val="es-ES_tradnl"/>
        </w:rPr>
        <w:t xml:space="preserve">Este Formulario, se divide principalmente en dos importantes áreas; una de ellas, es la que contiene todos los datos correspondientes al trámite de solicitud que se está iniciando. Dichos Campos son: </w:t>
      </w:r>
    </w:p>
    <w:p w:rsidR="000B5849" w:rsidRDefault="00F0076C" w:rsidP="002C7E0D">
      <w:pPr>
        <w:pStyle w:val="Prrafodelista"/>
        <w:numPr>
          <w:ilvl w:val="0"/>
          <w:numId w:val="36"/>
        </w:numPr>
        <w:jc w:val="both"/>
        <w:rPr>
          <w:rFonts w:ascii="Calibri" w:hAnsi="Calibri" w:cs="Calibri"/>
        </w:rPr>
      </w:pPr>
      <w:proofErr w:type="spellStart"/>
      <w:r>
        <w:rPr>
          <w:rFonts w:ascii="Calibri" w:hAnsi="Calibri" w:cs="Calibri"/>
          <w:b/>
        </w:rPr>
        <w:t>Nro</w:t>
      </w:r>
      <w:proofErr w:type="spellEnd"/>
      <w:r>
        <w:rPr>
          <w:rFonts w:ascii="Calibri" w:hAnsi="Calibri" w:cs="Calibri"/>
          <w:b/>
        </w:rPr>
        <w:t xml:space="preserve"> de S</w:t>
      </w:r>
      <w:r w:rsidR="000B5849" w:rsidRPr="005C79E7">
        <w:rPr>
          <w:rFonts w:ascii="Calibri" w:hAnsi="Calibri" w:cs="Calibri"/>
          <w:b/>
        </w:rPr>
        <w:t>olicitud:</w:t>
      </w:r>
      <w:r w:rsidR="000B5849">
        <w:rPr>
          <w:rFonts w:ascii="Calibri" w:hAnsi="Calibri" w:cs="Calibri"/>
        </w:rPr>
        <w:t xml:space="preserve"> Este campo se genera desde Oracle </w:t>
      </w:r>
      <w:proofErr w:type="spellStart"/>
      <w:r w:rsidR="000B5849">
        <w:rPr>
          <w:rFonts w:ascii="Calibri" w:hAnsi="Calibri" w:cs="Calibri"/>
        </w:rPr>
        <w:t>Financials</w:t>
      </w:r>
      <w:proofErr w:type="spellEnd"/>
      <w:r w:rsidR="000B5849">
        <w:rPr>
          <w:rFonts w:ascii="Calibri" w:hAnsi="Calibri" w:cs="Calibri"/>
        </w:rPr>
        <w:t xml:space="preserve"> (OF)</w:t>
      </w:r>
      <w:r w:rsidR="00142D36">
        <w:rPr>
          <w:rFonts w:ascii="Calibri" w:hAnsi="Calibri" w:cs="Calibri"/>
        </w:rPr>
        <w:t xml:space="preserve"> y no debe ser completado por el usuario</w:t>
      </w:r>
      <w:r w:rsidR="000B5849">
        <w:rPr>
          <w:rFonts w:ascii="Calibri" w:hAnsi="Calibri" w:cs="Calibri"/>
        </w:rPr>
        <w:t>.</w:t>
      </w:r>
    </w:p>
    <w:p w:rsidR="000B5849" w:rsidRDefault="000B5849" w:rsidP="002C7E0D">
      <w:pPr>
        <w:pStyle w:val="Prrafodelista"/>
        <w:numPr>
          <w:ilvl w:val="0"/>
          <w:numId w:val="36"/>
        </w:numPr>
        <w:jc w:val="both"/>
        <w:rPr>
          <w:rFonts w:ascii="Calibri" w:hAnsi="Calibri" w:cs="Calibri"/>
        </w:rPr>
      </w:pPr>
      <w:r w:rsidRPr="005C79E7">
        <w:rPr>
          <w:rFonts w:ascii="Calibri" w:hAnsi="Calibri" w:cs="Calibri"/>
          <w:b/>
        </w:rPr>
        <w:t>Tipo de Solicitud:</w:t>
      </w:r>
      <w:r>
        <w:rPr>
          <w:rFonts w:ascii="Calibri" w:hAnsi="Calibri" w:cs="Calibri"/>
        </w:rPr>
        <w:t xml:space="preserve"> </w:t>
      </w:r>
      <w:r w:rsidR="003B4D8E">
        <w:rPr>
          <w:rFonts w:ascii="Calibri" w:hAnsi="Calibri" w:cs="Calibri"/>
        </w:rPr>
        <w:t xml:space="preserve">Es un campo desplegable donde </w:t>
      </w:r>
      <w:r w:rsidR="00142D36">
        <w:rPr>
          <w:rFonts w:ascii="Calibri" w:hAnsi="Calibri" w:cs="Calibri"/>
        </w:rPr>
        <w:t xml:space="preserve">el usuario </w:t>
      </w:r>
      <w:r w:rsidR="003B4D8E">
        <w:rPr>
          <w:rFonts w:ascii="Calibri" w:hAnsi="Calibri" w:cs="Calibri"/>
        </w:rPr>
        <w:t>debe seleccionar una opción del tipo de solicitud.</w:t>
      </w:r>
    </w:p>
    <w:p w:rsidR="000B5849" w:rsidRDefault="000B5849" w:rsidP="002C7E0D">
      <w:pPr>
        <w:pStyle w:val="Prrafodelista"/>
        <w:numPr>
          <w:ilvl w:val="0"/>
          <w:numId w:val="36"/>
        </w:numPr>
        <w:jc w:val="both"/>
        <w:rPr>
          <w:rFonts w:ascii="Calibri" w:hAnsi="Calibri" w:cs="Calibri"/>
        </w:rPr>
      </w:pPr>
      <w:r w:rsidRPr="005C79E7">
        <w:rPr>
          <w:rFonts w:ascii="Calibri" w:hAnsi="Calibri" w:cs="Calibri"/>
          <w:b/>
        </w:rPr>
        <w:t>Periodicidad:</w:t>
      </w:r>
      <w:r w:rsidR="003B4D8E">
        <w:rPr>
          <w:rFonts w:ascii="Calibri" w:hAnsi="Calibri" w:cs="Calibri"/>
        </w:rPr>
        <w:t xml:space="preserve"> Es </w:t>
      </w:r>
      <w:r w:rsidR="00142D36">
        <w:rPr>
          <w:rFonts w:ascii="Calibri" w:hAnsi="Calibri" w:cs="Calibri"/>
        </w:rPr>
        <w:t xml:space="preserve">un </w:t>
      </w:r>
      <w:r w:rsidR="003B4D8E">
        <w:rPr>
          <w:rFonts w:ascii="Calibri" w:hAnsi="Calibri" w:cs="Calibri"/>
        </w:rPr>
        <w:t>campo desplegable y la opción a seleccionar dependerá del tipo de solicitud</w:t>
      </w:r>
      <w:r w:rsidR="00142D36">
        <w:rPr>
          <w:rFonts w:ascii="Calibri" w:hAnsi="Calibri" w:cs="Calibri"/>
        </w:rPr>
        <w:t xml:space="preserve"> seleccionada anteriormente</w:t>
      </w:r>
      <w:r w:rsidR="003B4D8E">
        <w:rPr>
          <w:rFonts w:ascii="Calibri" w:hAnsi="Calibri" w:cs="Calibri"/>
        </w:rPr>
        <w:t>.</w:t>
      </w:r>
    </w:p>
    <w:p w:rsidR="000B5849" w:rsidRDefault="000B5849" w:rsidP="002C7E0D">
      <w:pPr>
        <w:pStyle w:val="Prrafodelista"/>
        <w:numPr>
          <w:ilvl w:val="0"/>
          <w:numId w:val="36"/>
        </w:numPr>
        <w:jc w:val="both"/>
        <w:rPr>
          <w:rFonts w:ascii="Calibri" w:hAnsi="Calibri" w:cs="Calibri"/>
        </w:rPr>
      </w:pPr>
      <w:r w:rsidRPr="005C79E7">
        <w:rPr>
          <w:rFonts w:ascii="Calibri" w:hAnsi="Calibri" w:cs="Calibri"/>
          <w:b/>
        </w:rPr>
        <w:t xml:space="preserve">ID </w:t>
      </w:r>
      <w:r w:rsidR="00CD77DF" w:rsidRPr="005C79E7">
        <w:rPr>
          <w:rFonts w:ascii="Calibri" w:hAnsi="Calibri" w:cs="Calibri"/>
          <w:b/>
        </w:rPr>
        <w:t>Trámite</w:t>
      </w:r>
      <w:r w:rsidRPr="005C79E7">
        <w:rPr>
          <w:rFonts w:ascii="Calibri" w:hAnsi="Calibri" w:cs="Calibri"/>
          <w:b/>
        </w:rPr>
        <w:t>:</w:t>
      </w:r>
      <w:r w:rsidR="003B4D8E">
        <w:rPr>
          <w:rFonts w:ascii="Calibri" w:hAnsi="Calibri" w:cs="Calibri"/>
        </w:rPr>
        <w:t xml:space="preserve"> Este campo lo genera automáticamente Zamba, siendo un identificador único</w:t>
      </w:r>
      <w:r w:rsidR="00202C41">
        <w:rPr>
          <w:rFonts w:ascii="Calibri" w:hAnsi="Calibri" w:cs="Calibri"/>
        </w:rPr>
        <w:t>.</w:t>
      </w:r>
    </w:p>
    <w:p w:rsidR="000B5849" w:rsidRPr="00202C41" w:rsidRDefault="000B5849" w:rsidP="002C7E0D">
      <w:pPr>
        <w:pStyle w:val="Prrafodelista"/>
        <w:numPr>
          <w:ilvl w:val="0"/>
          <w:numId w:val="36"/>
        </w:numPr>
        <w:jc w:val="both"/>
        <w:rPr>
          <w:rFonts w:ascii="Calibri" w:hAnsi="Calibri" w:cs="Calibri"/>
        </w:rPr>
      </w:pPr>
      <w:r w:rsidRPr="005C79E7">
        <w:rPr>
          <w:rFonts w:ascii="Calibri" w:hAnsi="Calibri" w:cs="Calibri"/>
          <w:b/>
        </w:rPr>
        <w:lastRenderedPageBreak/>
        <w:t>Lugar de Entrega:</w:t>
      </w:r>
      <w:r w:rsidR="00202C41">
        <w:rPr>
          <w:rFonts w:ascii="Calibri" w:hAnsi="Calibri" w:cs="Calibri"/>
        </w:rPr>
        <w:t xml:space="preserve"> Es un campo desplegable d</w:t>
      </w:r>
      <w:r w:rsidR="00142D36">
        <w:rPr>
          <w:rFonts w:ascii="Calibri" w:hAnsi="Calibri" w:cs="Calibri"/>
        </w:rPr>
        <w:t xml:space="preserve">onde debe seleccionar </w:t>
      </w:r>
      <w:r w:rsidR="00202C41">
        <w:rPr>
          <w:rFonts w:ascii="Calibri" w:hAnsi="Calibri" w:cs="Calibri"/>
        </w:rPr>
        <w:t xml:space="preserve">el sitio donde se va a realizar la entrega de la compra </w:t>
      </w:r>
      <w:r w:rsidR="00142D36">
        <w:rPr>
          <w:rFonts w:ascii="Calibri" w:hAnsi="Calibri" w:cs="Calibri"/>
        </w:rPr>
        <w:t xml:space="preserve">del bien </w:t>
      </w:r>
      <w:r w:rsidR="00202C41">
        <w:rPr>
          <w:rFonts w:ascii="Calibri" w:hAnsi="Calibri" w:cs="Calibri"/>
        </w:rPr>
        <w:t xml:space="preserve">o donde se va a </w:t>
      </w:r>
      <w:r w:rsidR="00E70FF7">
        <w:rPr>
          <w:rFonts w:ascii="Calibri" w:hAnsi="Calibri" w:cs="Calibri"/>
        </w:rPr>
        <w:t>realizar</w:t>
      </w:r>
      <w:r w:rsidR="00202C41">
        <w:rPr>
          <w:rFonts w:ascii="Calibri" w:hAnsi="Calibri" w:cs="Calibri"/>
        </w:rPr>
        <w:t xml:space="preserve"> el servicio.</w:t>
      </w:r>
    </w:p>
    <w:p w:rsidR="000B5849" w:rsidRDefault="000B5849" w:rsidP="002C7E0D">
      <w:pPr>
        <w:pStyle w:val="Prrafodelista"/>
        <w:numPr>
          <w:ilvl w:val="0"/>
          <w:numId w:val="36"/>
        </w:numPr>
        <w:jc w:val="both"/>
        <w:rPr>
          <w:rFonts w:ascii="Calibri" w:hAnsi="Calibri" w:cs="Calibri"/>
        </w:rPr>
      </w:pPr>
      <w:r w:rsidRPr="005C79E7">
        <w:rPr>
          <w:rFonts w:ascii="Calibri" w:hAnsi="Calibri" w:cs="Calibri"/>
          <w:b/>
        </w:rPr>
        <w:t>Fecha de Pedido:</w:t>
      </w:r>
      <w:r w:rsidR="00202C41">
        <w:rPr>
          <w:rFonts w:ascii="Calibri" w:hAnsi="Calibri" w:cs="Calibri"/>
        </w:rPr>
        <w:t xml:space="preserve"> Este campo lo genera automáticamente Zamba, y representa la fecha y hora del momento en que se esté generando la solicitud.</w:t>
      </w:r>
    </w:p>
    <w:p w:rsidR="000B5849" w:rsidRDefault="000B5849" w:rsidP="002C7E0D">
      <w:pPr>
        <w:pStyle w:val="Prrafodelista"/>
        <w:numPr>
          <w:ilvl w:val="0"/>
          <w:numId w:val="36"/>
        </w:numPr>
        <w:jc w:val="both"/>
        <w:rPr>
          <w:rFonts w:ascii="Calibri" w:hAnsi="Calibri" w:cs="Calibri"/>
        </w:rPr>
      </w:pPr>
      <w:r w:rsidRPr="005C79E7">
        <w:rPr>
          <w:rFonts w:ascii="Calibri" w:hAnsi="Calibri" w:cs="Calibri"/>
          <w:b/>
        </w:rPr>
        <w:t>Fecha de Necesidad:</w:t>
      </w:r>
      <w:r w:rsidR="00202C41">
        <w:rPr>
          <w:rFonts w:ascii="Calibri" w:hAnsi="Calibri" w:cs="Calibri"/>
        </w:rPr>
        <w:t xml:space="preserve"> Es un campo donde se despliega </w:t>
      </w:r>
      <w:r w:rsidR="00AB0472">
        <w:rPr>
          <w:rFonts w:ascii="Calibri" w:hAnsi="Calibri" w:cs="Calibri"/>
        </w:rPr>
        <w:t>un</w:t>
      </w:r>
      <w:r w:rsidR="00202C41">
        <w:rPr>
          <w:rFonts w:ascii="Calibri" w:hAnsi="Calibri" w:cs="Calibri"/>
        </w:rPr>
        <w:t xml:space="preserve"> calendario, en </w:t>
      </w:r>
      <w:r w:rsidR="00E70FF7">
        <w:rPr>
          <w:rFonts w:ascii="Calibri" w:hAnsi="Calibri" w:cs="Calibri"/>
        </w:rPr>
        <w:t>cual</w:t>
      </w:r>
      <w:r w:rsidR="00202C41">
        <w:rPr>
          <w:rFonts w:ascii="Calibri" w:hAnsi="Calibri" w:cs="Calibri"/>
        </w:rPr>
        <w:t xml:space="preserve"> se </w:t>
      </w:r>
      <w:r w:rsidR="00AB0472">
        <w:rPr>
          <w:rFonts w:ascii="Calibri" w:hAnsi="Calibri" w:cs="Calibri"/>
        </w:rPr>
        <w:t xml:space="preserve">debe </w:t>
      </w:r>
      <w:r w:rsidR="00202C41">
        <w:rPr>
          <w:rFonts w:ascii="Calibri" w:hAnsi="Calibri" w:cs="Calibri"/>
        </w:rPr>
        <w:t>selecciona</w:t>
      </w:r>
      <w:r w:rsidR="00AB0472">
        <w:rPr>
          <w:rFonts w:ascii="Calibri" w:hAnsi="Calibri" w:cs="Calibri"/>
        </w:rPr>
        <w:t>r</w:t>
      </w:r>
      <w:r w:rsidR="00202C41">
        <w:rPr>
          <w:rFonts w:ascii="Calibri" w:hAnsi="Calibri" w:cs="Calibri"/>
        </w:rPr>
        <w:t xml:space="preserve"> la fecha para la cual se necesita el bien o servicio</w:t>
      </w:r>
      <w:r w:rsidR="00EA67EA">
        <w:rPr>
          <w:rFonts w:ascii="Calibri" w:hAnsi="Calibri" w:cs="Calibri"/>
        </w:rPr>
        <w:t xml:space="preserve"> a solicitar</w:t>
      </w:r>
      <w:r w:rsidR="00202C41">
        <w:rPr>
          <w:rFonts w:ascii="Calibri" w:hAnsi="Calibri" w:cs="Calibri"/>
        </w:rPr>
        <w:t>.</w:t>
      </w:r>
    </w:p>
    <w:p w:rsidR="000B5849" w:rsidRDefault="00202C41" w:rsidP="002C7E0D">
      <w:pPr>
        <w:pStyle w:val="Prrafodelista"/>
        <w:numPr>
          <w:ilvl w:val="0"/>
          <w:numId w:val="36"/>
        </w:numPr>
        <w:jc w:val="both"/>
        <w:rPr>
          <w:rFonts w:ascii="Calibri" w:hAnsi="Calibri" w:cs="Calibri"/>
        </w:rPr>
      </w:pPr>
      <w:r w:rsidRPr="005C79E7">
        <w:rPr>
          <w:rFonts w:ascii="Calibri" w:hAnsi="Calibri" w:cs="Calibri"/>
          <w:b/>
        </w:rPr>
        <w:t>Descripción</w:t>
      </w:r>
      <w:r w:rsidR="000B5849" w:rsidRPr="005C79E7">
        <w:rPr>
          <w:rFonts w:ascii="Calibri" w:hAnsi="Calibri" w:cs="Calibri"/>
          <w:b/>
        </w:rPr>
        <w:t xml:space="preserve"> de la Solicitud:</w:t>
      </w:r>
      <w:r>
        <w:rPr>
          <w:rFonts w:ascii="Calibri" w:hAnsi="Calibri" w:cs="Calibri"/>
        </w:rPr>
        <w:t xml:space="preserve"> Es un campo de ingreso de texto, en donde se describir el bien o servicio </w:t>
      </w:r>
      <w:r w:rsidR="00EA67EA">
        <w:rPr>
          <w:rFonts w:ascii="Calibri" w:hAnsi="Calibri" w:cs="Calibri"/>
        </w:rPr>
        <w:t>a solicitar</w:t>
      </w:r>
      <w:r>
        <w:rPr>
          <w:rFonts w:ascii="Calibri" w:hAnsi="Calibri" w:cs="Calibri"/>
        </w:rPr>
        <w:t>.</w:t>
      </w:r>
    </w:p>
    <w:p w:rsidR="000B5849" w:rsidRPr="00202C41" w:rsidRDefault="000B5849" w:rsidP="002C7E0D">
      <w:pPr>
        <w:pStyle w:val="Prrafodelista"/>
        <w:numPr>
          <w:ilvl w:val="0"/>
          <w:numId w:val="36"/>
        </w:numPr>
        <w:jc w:val="both"/>
        <w:rPr>
          <w:rFonts w:ascii="Calibri" w:hAnsi="Calibri" w:cs="Calibri"/>
        </w:rPr>
      </w:pPr>
      <w:r w:rsidRPr="005C79E7">
        <w:rPr>
          <w:rFonts w:ascii="Calibri" w:hAnsi="Calibri" w:cs="Calibri"/>
          <w:b/>
        </w:rPr>
        <w:t>Estado de la Solicitud:</w:t>
      </w:r>
      <w:r w:rsidR="00202C41">
        <w:rPr>
          <w:rFonts w:ascii="Calibri" w:hAnsi="Calibri" w:cs="Calibri"/>
        </w:rPr>
        <w:t xml:space="preserve"> E</w:t>
      </w:r>
      <w:r w:rsidR="00E70FF7">
        <w:rPr>
          <w:rFonts w:ascii="Calibri" w:hAnsi="Calibri" w:cs="Calibri"/>
        </w:rPr>
        <w:t>n e</w:t>
      </w:r>
      <w:r w:rsidR="00202C41">
        <w:rPr>
          <w:rFonts w:ascii="Calibri" w:hAnsi="Calibri" w:cs="Calibri"/>
        </w:rPr>
        <w:t xml:space="preserve">ste campo </w:t>
      </w:r>
      <w:r w:rsidR="00E70FF7">
        <w:rPr>
          <w:rFonts w:ascii="Calibri" w:hAnsi="Calibri" w:cs="Calibri"/>
        </w:rPr>
        <w:t xml:space="preserve">se verá reflejado </w:t>
      </w:r>
      <w:r w:rsidR="00202C41">
        <w:rPr>
          <w:rFonts w:ascii="Calibri" w:hAnsi="Calibri" w:cs="Calibri"/>
        </w:rPr>
        <w:t>el estado actual de la solicitud</w:t>
      </w:r>
      <w:r w:rsidR="00AB0472">
        <w:rPr>
          <w:rFonts w:ascii="Calibri" w:hAnsi="Calibri" w:cs="Calibri"/>
        </w:rPr>
        <w:t xml:space="preserve"> en las distintas etapas por la cual pase la solicitud para su </w:t>
      </w:r>
      <w:r w:rsidR="005B1149">
        <w:rPr>
          <w:rFonts w:ascii="Calibri" w:hAnsi="Calibri" w:cs="Calibri"/>
        </w:rPr>
        <w:t>aprobación</w:t>
      </w:r>
      <w:r w:rsidR="00202C41">
        <w:rPr>
          <w:rFonts w:ascii="Calibri" w:hAnsi="Calibri" w:cs="Calibri"/>
        </w:rPr>
        <w:t>.</w:t>
      </w:r>
    </w:p>
    <w:p w:rsidR="005C79E7" w:rsidRDefault="000B5849" w:rsidP="002C7E0D">
      <w:pPr>
        <w:pStyle w:val="Prrafodelista"/>
        <w:numPr>
          <w:ilvl w:val="0"/>
          <w:numId w:val="36"/>
        </w:numPr>
        <w:jc w:val="both"/>
        <w:rPr>
          <w:rFonts w:ascii="Calibri" w:hAnsi="Calibri" w:cs="Calibri"/>
        </w:rPr>
      </w:pPr>
      <w:r w:rsidRPr="005C79E7">
        <w:rPr>
          <w:rFonts w:ascii="Calibri" w:hAnsi="Calibri" w:cs="Calibri"/>
          <w:b/>
        </w:rPr>
        <w:t>Delegación:</w:t>
      </w:r>
      <w:r w:rsidR="00A85927">
        <w:rPr>
          <w:rFonts w:ascii="Calibri" w:hAnsi="Calibri" w:cs="Calibri"/>
        </w:rPr>
        <w:t xml:space="preserve"> Es un campo desplegable donde debe </w:t>
      </w:r>
      <w:r w:rsidR="005C79E7">
        <w:rPr>
          <w:rFonts w:ascii="Calibri" w:hAnsi="Calibri" w:cs="Calibri"/>
        </w:rPr>
        <w:t>seleccionar la</w:t>
      </w:r>
      <w:r w:rsidR="00C437AD">
        <w:rPr>
          <w:rFonts w:ascii="Calibri" w:hAnsi="Calibri" w:cs="Calibri"/>
        </w:rPr>
        <w:t xml:space="preserve"> delegación</w:t>
      </w:r>
      <w:r w:rsidR="00A85927">
        <w:rPr>
          <w:rFonts w:ascii="Calibri" w:hAnsi="Calibri" w:cs="Calibri"/>
        </w:rPr>
        <w:t xml:space="preserve"> </w:t>
      </w:r>
      <w:r w:rsidR="00C437AD">
        <w:rPr>
          <w:rFonts w:ascii="Calibri" w:hAnsi="Calibri" w:cs="Calibri"/>
        </w:rPr>
        <w:t>a la que pertenece el usuario que está realizando la solicitud</w:t>
      </w:r>
      <w:r w:rsidR="005C79E7">
        <w:rPr>
          <w:rFonts w:ascii="Calibri" w:hAnsi="Calibri" w:cs="Calibri"/>
        </w:rPr>
        <w:t xml:space="preserve"> del bien o servicio.</w:t>
      </w:r>
    </w:p>
    <w:p w:rsidR="00E70FF7" w:rsidRDefault="00E70FF7" w:rsidP="002C7E0D">
      <w:pPr>
        <w:pStyle w:val="Prrafodelista"/>
        <w:numPr>
          <w:ilvl w:val="0"/>
          <w:numId w:val="36"/>
        </w:numPr>
        <w:jc w:val="both"/>
        <w:rPr>
          <w:rFonts w:ascii="Calibri" w:hAnsi="Calibri" w:cs="Calibri"/>
        </w:rPr>
      </w:pPr>
      <w:r>
        <w:rPr>
          <w:rFonts w:ascii="Calibri" w:hAnsi="Calibri" w:cs="Calibri"/>
          <w:b/>
        </w:rPr>
        <w:t>Sector:</w:t>
      </w:r>
      <w:r w:rsidR="00F0076C">
        <w:rPr>
          <w:rFonts w:ascii="Calibri" w:hAnsi="Calibri" w:cs="Calibri"/>
          <w:b/>
        </w:rPr>
        <w:t xml:space="preserve"> </w:t>
      </w:r>
      <w:r w:rsidR="00F0076C" w:rsidRPr="00F0076C">
        <w:rPr>
          <w:rFonts w:ascii="Calibri" w:hAnsi="Calibri" w:cs="Calibri"/>
        </w:rPr>
        <w:t>Corresponde al sector al cual pertenece el Solicitante</w:t>
      </w:r>
    </w:p>
    <w:p w:rsidR="00E70FF7" w:rsidRPr="00F0076C" w:rsidRDefault="00E70FF7" w:rsidP="002C7E0D">
      <w:pPr>
        <w:pStyle w:val="Prrafodelista"/>
        <w:numPr>
          <w:ilvl w:val="0"/>
          <w:numId w:val="36"/>
        </w:numPr>
        <w:jc w:val="both"/>
        <w:rPr>
          <w:rFonts w:ascii="Calibri" w:hAnsi="Calibri" w:cs="Calibri"/>
        </w:rPr>
      </w:pPr>
      <w:r w:rsidRPr="00E70FF7">
        <w:rPr>
          <w:rFonts w:ascii="Calibri" w:hAnsi="Calibri" w:cs="Calibri"/>
          <w:b/>
        </w:rPr>
        <w:t>Solicitante</w:t>
      </w:r>
      <w:r>
        <w:rPr>
          <w:rFonts w:ascii="Calibri" w:hAnsi="Calibri" w:cs="Calibri"/>
          <w:b/>
        </w:rPr>
        <w:t>:</w:t>
      </w:r>
      <w:r w:rsidRPr="00E70FF7">
        <w:rPr>
          <w:rFonts w:ascii="Calibri" w:hAnsi="Calibri" w:cs="Calibri"/>
          <w:b/>
        </w:rPr>
        <w:t xml:space="preserve"> </w:t>
      </w:r>
      <w:r w:rsidR="00F0076C" w:rsidRPr="00F0076C">
        <w:rPr>
          <w:rFonts w:ascii="Calibri" w:hAnsi="Calibri" w:cs="Calibri"/>
        </w:rPr>
        <w:t>En este campo se completa el Nombre y Apellido de quien está realizando la solicitud</w:t>
      </w:r>
    </w:p>
    <w:p w:rsidR="00E70FF7" w:rsidRPr="00D508F9" w:rsidRDefault="00E70FF7" w:rsidP="002C7E0D">
      <w:pPr>
        <w:pStyle w:val="Prrafodelista"/>
        <w:numPr>
          <w:ilvl w:val="0"/>
          <w:numId w:val="36"/>
        </w:numPr>
        <w:jc w:val="both"/>
        <w:rPr>
          <w:rFonts w:ascii="Calibri" w:hAnsi="Calibri" w:cs="Calibri"/>
          <w:b/>
        </w:rPr>
      </w:pPr>
      <w:r w:rsidRPr="00E70FF7">
        <w:rPr>
          <w:rFonts w:ascii="Calibri" w:hAnsi="Calibri" w:cs="Calibri"/>
          <w:b/>
        </w:rPr>
        <w:t>ID Zamba</w:t>
      </w:r>
      <w:r>
        <w:rPr>
          <w:rFonts w:ascii="Calibri" w:hAnsi="Calibri" w:cs="Calibri"/>
          <w:b/>
        </w:rPr>
        <w:t>:</w:t>
      </w:r>
      <w:r w:rsidR="00F0076C">
        <w:rPr>
          <w:rFonts w:ascii="Calibri" w:hAnsi="Calibri" w:cs="Calibri"/>
          <w:b/>
        </w:rPr>
        <w:t xml:space="preserve"> </w:t>
      </w:r>
      <w:r w:rsidR="00F0076C">
        <w:rPr>
          <w:rFonts w:ascii="Calibri" w:hAnsi="Calibri" w:cs="Calibri"/>
        </w:rPr>
        <w:t>Este campo lo genera automáticamente Zamba, el mismo se utiliza para control y validación.</w:t>
      </w:r>
    </w:p>
    <w:p w:rsidR="00D508F9" w:rsidRPr="00D508F9" w:rsidRDefault="00D508F9" w:rsidP="002C7E0D">
      <w:pPr>
        <w:pStyle w:val="Prrafodelista"/>
        <w:numPr>
          <w:ilvl w:val="0"/>
          <w:numId w:val="36"/>
        </w:numPr>
        <w:jc w:val="both"/>
        <w:rPr>
          <w:rFonts w:ascii="Calibri" w:hAnsi="Calibri" w:cs="Calibri"/>
          <w:b/>
        </w:rPr>
      </w:pPr>
      <w:r>
        <w:rPr>
          <w:rFonts w:ascii="Calibri" w:hAnsi="Calibri" w:cs="Calibri"/>
          <w:b/>
        </w:rPr>
        <w:t xml:space="preserve">Justificación: </w:t>
      </w:r>
      <w:r w:rsidRPr="00D508F9">
        <w:rPr>
          <w:rFonts w:ascii="Calibri" w:hAnsi="Calibri" w:cs="Calibri"/>
        </w:rPr>
        <w:t>En este campo deberá ingresar la justificación de la solicitud</w:t>
      </w:r>
    </w:p>
    <w:p w:rsidR="00D508F9" w:rsidRPr="00AB0472" w:rsidRDefault="00D508F9" w:rsidP="002C7E0D">
      <w:pPr>
        <w:pStyle w:val="Prrafodelista"/>
        <w:numPr>
          <w:ilvl w:val="0"/>
          <w:numId w:val="36"/>
        </w:numPr>
        <w:jc w:val="both"/>
        <w:rPr>
          <w:rFonts w:ascii="Calibri" w:hAnsi="Calibri" w:cs="Calibri"/>
          <w:b/>
        </w:rPr>
      </w:pPr>
      <w:r>
        <w:rPr>
          <w:rFonts w:ascii="Calibri" w:hAnsi="Calibri" w:cs="Calibri"/>
          <w:b/>
        </w:rPr>
        <w:t>Consecuencia de no contratar</w:t>
      </w:r>
      <w:r w:rsidRPr="00D508F9">
        <w:rPr>
          <w:rFonts w:ascii="Calibri" w:hAnsi="Calibri" w:cs="Calibri"/>
          <w:b/>
        </w:rPr>
        <w:t>/adquirir:</w:t>
      </w:r>
      <w:r>
        <w:rPr>
          <w:rFonts w:ascii="Calibri" w:hAnsi="Calibri" w:cs="Calibri"/>
        </w:rPr>
        <w:t xml:space="preserve"> Se deberá ingresar que sucederá si no se adquiere el bien </w:t>
      </w:r>
      <w:proofErr w:type="spellStart"/>
      <w:r>
        <w:rPr>
          <w:rFonts w:ascii="Calibri" w:hAnsi="Calibri" w:cs="Calibri"/>
        </w:rPr>
        <w:t>ó</w:t>
      </w:r>
      <w:proofErr w:type="spellEnd"/>
      <w:r>
        <w:rPr>
          <w:rFonts w:ascii="Calibri" w:hAnsi="Calibri" w:cs="Calibri"/>
        </w:rPr>
        <w:t xml:space="preserve"> no se contrata el servicio. </w:t>
      </w:r>
    </w:p>
    <w:p w:rsidR="00AB0472" w:rsidRDefault="00AB0472" w:rsidP="002C7E0D">
      <w:pPr>
        <w:jc w:val="both"/>
        <w:rPr>
          <w:rFonts w:ascii="Calibri" w:hAnsi="Calibri" w:cs="Calibri"/>
          <w:b/>
        </w:rPr>
      </w:pPr>
    </w:p>
    <w:p w:rsidR="00AB0472" w:rsidRDefault="00AB0472" w:rsidP="002C7E0D">
      <w:pPr>
        <w:ind w:left="284"/>
        <w:jc w:val="both"/>
        <w:rPr>
          <w:rFonts w:ascii="Calibri" w:hAnsi="Calibri" w:cs="Calibri"/>
          <w:szCs w:val="20"/>
          <w:lang w:val="es-ES_tradnl"/>
        </w:rPr>
      </w:pPr>
      <w:r w:rsidRPr="00486764">
        <w:rPr>
          <w:rFonts w:ascii="Calibri" w:hAnsi="Calibri" w:cs="Calibri"/>
          <w:szCs w:val="20"/>
          <w:lang w:val="es-ES_tradnl"/>
        </w:rPr>
        <w:t xml:space="preserve">La otra área del formulario, corresponde </w:t>
      </w:r>
      <w:r w:rsidR="00486764" w:rsidRPr="00486764">
        <w:rPr>
          <w:rFonts w:ascii="Calibri" w:hAnsi="Calibri" w:cs="Calibri"/>
          <w:szCs w:val="20"/>
          <w:lang w:val="es-ES_tradnl"/>
        </w:rPr>
        <w:t>a</w:t>
      </w:r>
      <w:r w:rsidRPr="00486764">
        <w:rPr>
          <w:rFonts w:ascii="Calibri" w:hAnsi="Calibri" w:cs="Calibri"/>
          <w:szCs w:val="20"/>
          <w:lang w:val="es-ES_tradnl"/>
        </w:rPr>
        <w:t xml:space="preserve"> </w:t>
      </w:r>
      <w:r w:rsidR="00486764" w:rsidRPr="00486764">
        <w:rPr>
          <w:rFonts w:ascii="Calibri" w:hAnsi="Calibri" w:cs="Calibri"/>
          <w:szCs w:val="20"/>
          <w:lang w:val="es-ES_tradnl"/>
        </w:rPr>
        <w:t>los bienes o servicios que se están requiriendo en la Solicitud Interna.</w:t>
      </w:r>
      <w:r w:rsidRPr="00486764">
        <w:rPr>
          <w:rFonts w:ascii="Calibri" w:hAnsi="Calibri" w:cs="Calibri"/>
          <w:szCs w:val="20"/>
          <w:lang w:val="es-ES_tradnl"/>
        </w:rPr>
        <w:t xml:space="preserve"> </w:t>
      </w:r>
      <w:r w:rsidR="009C769E">
        <w:rPr>
          <w:rFonts w:ascii="Calibri" w:hAnsi="Calibri" w:cs="Calibri"/>
          <w:szCs w:val="20"/>
          <w:lang w:val="es-ES_tradnl"/>
        </w:rPr>
        <w:t xml:space="preserve"> En esta área del formulario botones que generan acciones y campos a ser cumplimentados. </w:t>
      </w:r>
    </w:p>
    <w:p w:rsidR="009C769E" w:rsidRDefault="009C769E" w:rsidP="00486764">
      <w:pPr>
        <w:ind w:left="284"/>
        <w:rPr>
          <w:rFonts w:ascii="Calibri" w:hAnsi="Calibri" w:cs="Calibri"/>
          <w:szCs w:val="20"/>
          <w:lang w:val="es-ES_tradnl"/>
        </w:rPr>
      </w:pPr>
      <w:r w:rsidRPr="009C769E">
        <w:rPr>
          <w:rFonts w:ascii="Calibri" w:hAnsi="Calibri" w:cs="Calibri"/>
          <w:b/>
          <w:noProof/>
          <w:lang w:val="es-AR" w:eastAsia="es-AR"/>
        </w:rPr>
        <w:drawing>
          <wp:anchor distT="0" distB="0" distL="114300" distR="114300" simplePos="0" relativeHeight="251691520" behindDoc="0" locked="0" layoutInCell="1" allowOverlap="1" wp14:anchorId="40225127" wp14:editId="7F900F7E">
            <wp:simplePos x="0" y="0"/>
            <wp:positionH relativeFrom="column">
              <wp:posOffset>160020</wp:posOffset>
            </wp:positionH>
            <wp:positionV relativeFrom="paragraph">
              <wp:posOffset>64770</wp:posOffset>
            </wp:positionV>
            <wp:extent cx="5556250" cy="556260"/>
            <wp:effectExtent l="0" t="0" r="635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556250" cy="556260"/>
                    </a:xfrm>
                    <a:prstGeom prst="rect">
                      <a:avLst/>
                    </a:prstGeom>
                  </pic:spPr>
                </pic:pic>
              </a:graphicData>
            </a:graphic>
            <wp14:sizeRelH relativeFrom="page">
              <wp14:pctWidth>0</wp14:pctWidth>
            </wp14:sizeRelH>
            <wp14:sizeRelV relativeFrom="page">
              <wp14:pctHeight>0</wp14:pctHeight>
            </wp14:sizeRelV>
          </wp:anchor>
        </w:drawing>
      </w:r>
    </w:p>
    <w:p w:rsidR="009C769E" w:rsidRPr="00486764" w:rsidRDefault="009C769E" w:rsidP="00486764">
      <w:pPr>
        <w:ind w:left="284"/>
        <w:rPr>
          <w:rFonts w:ascii="Calibri" w:hAnsi="Calibri" w:cs="Calibri"/>
          <w:szCs w:val="20"/>
          <w:lang w:val="es-ES_tradnl"/>
        </w:rPr>
      </w:pPr>
    </w:p>
    <w:p w:rsidR="009C769E" w:rsidRDefault="009C769E" w:rsidP="00E70FF7">
      <w:pPr>
        <w:pStyle w:val="Prrafodelista"/>
        <w:rPr>
          <w:rFonts w:ascii="Calibri" w:hAnsi="Calibri" w:cs="Calibri"/>
        </w:rPr>
      </w:pPr>
    </w:p>
    <w:p w:rsidR="009C769E" w:rsidRDefault="00AF5F5A" w:rsidP="00E70FF7">
      <w:pPr>
        <w:pStyle w:val="Prrafodelista"/>
        <w:rPr>
          <w:rFonts w:ascii="Calibri" w:hAnsi="Calibri" w:cs="Calibri"/>
        </w:rPr>
      </w:pPr>
      <w:r w:rsidRPr="009C769E">
        <w:rPr>
          <w:rFonts w:ascii="Calibri" w:hAnsi="Calibri" w:cs="Calibri"/>
          <w:noProof/>
          <w:lang w:val="es-AR" w:eastAsia="es-AR"/>
        </w:rPr>
        <w:drawing>
          <wp:anchor distT="0" distB="0" distL="114300" distR="114300" simplePos="0" relativeHeight="251693568" behindDoc="0" locked="0" layoutInCell="1" allowOverlap="1" wp14:anchorId="59CE672C" wp14:editId="5E58E630">
            <wp:simplePos x="0" y="0"/>
            <wp:positionH relativeFrom="column">
              <wp:posOffset>528320</wp:posOffset>
            </wp:positionH>
            <wp:positionV relativeFrom="paragraph">
              <wp:posOffset>162560</wp:posOffset>
            </wp:positionV>
            <wp:extent cx="333375" cy="209550"/>
            <wp:effectExtent l="0" t="0" r="9525"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33375" cy="209550"/>
                    </a:xfrm>
                    <a:prstGeom prst="rect">
                      <a:avLst/>
                    </a:prstGeom>
                  </pic:spPr>
                </pic:pic>
              </a:graphicData>
            </a:graphic>
            <wp14:sizeRelH relativeFrom="page">
              <wp14:pctWidth>0</wp14:pctWidth>
            </wp14:sizeRelH>
            <wp14:sizeRelV relativeFrom="page">
              <wp14:pctHeight>0</wp14:pctHeight>
            </wp14:sizeRelV>
          </wp:anchor>
        </w:drawing>
      </w:r>
    </w:p>
    <w:p w:rsidR="00564060" w:rsidRPr="00D508F9" w:rsidRDefault="005C79E7" w:rsidP="00D508F9">
      <w:pPr>
        <w:ind w:left="284"/>
        <w:rPr>
          <w:rFonts w:ascii="Calibri" w:hAnsi="Calibri" w:cs="Calibri"/>
          <w:szCs w:val="20"/>
          <w:lang w:val="es-ES_tradnl"/>
        </w:rPr>
      </w:pPr>
      <w:r w:rsidRPr="00D508F9">
        <w:rPr>
          <w:rFonts w:ascii="Calibri" w:hAnsi="Calibri" w:cs="Calibri"/>
          <w:szCs w:val="20"/>
          <w:lang w:val="es-ES_tradnl"/>
        </w:rPr>
        <w:t>Botón</w:t>
      </w:r>
      <w:r w:rsidR="009C769E" w:rsidRPr="00D508F9">
        <w:rPr>
          <w:rFonts w:ascii="Calibri" w:hAnsi="Calibri" w:cs="Calibri"/>
          <w:szCs w:val="20"/>
          <w:lang w:val="es-ES_tradnl"/>
        </w:rPr>
        <w:t xml:space="preserve">           </w:t>
      </w:r>
      <w:r w:rsidR="00564060" w:rsidRPr="00D508F9">
        <w:rPr>
          <w:rFonts w:ascii="Calibri" w:hAnsi="Calibri" w:cs="Calibri"/>
          <w:szCs w:val="20"/>
          <w:lang w:val="es-ES_tradnl"/>
        </w:rPr>
        <w:t>: Al hacer clic en éste botón, se habilitarán los campos del detalle de la solicitud de un bien o servicio, a continuación se describe cada campo:</w:t>
      </w:r>
    </w:p>
    <w:p w:rsidR="009C769E" w:rsidRDefault="00805ED7" w:rsidP="009C769E">
      <w:pPr>
        <w:pStyle w:val="Prrafodelista"/>
        <w:rPr>
          <w:rFonts w:ascii="Calibri" w:hAnsi="Calibri" w:cs="Calibri"/>
          <w:b/>
        </w:rPr>
      </w:pPr>
      <w:r w:rsidRPr="00805ED7">
        <w:rPr>
          <w:rFonts w:ascii="Calibri" w:hAnsi="Calibri" w:cs="Calibri"/>
          <w:b/>
          <w:noProof/>
          <w:lang w:val="es-AR" w:eastAsia="es-AR"/>
        </w:rPr>
        <w:drawing>
          <wp:anchor distT="0" distB="0" distL="114300" distR="114300" simplePos="0" relativeHeight="251694592" behindDoc="0" locked="0" layoutInCell="1" allowOverlap="1" wp14:anchorId="71ACB46E" wp14:editId="0992CEC9">
            <wp:simplePos x="0" y="0"/>
            <wp:positionH relativeFrom="column">
              <wp:posOffset>153670</wp:posOffset>
            </wp:positionH>
            <wp:positionV relativeFrom="paragraph">
              <wp:posOffset>46990</wp:posOffset>
            </wp:positionV>
            <wp:extent cx="5612130" cy="783590"/>
            <wp:effectExtent l="0" t="0" r="762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783590"/>
                    </a:xfrm>
                    <a:prstGeom prst="rect">
                      <a:avLst/>
                    </a:prstGeom>
                  </pic:spPr>
                </pic:pic>
              </a:graphicData>
            </a:graphic>
            <wp14:sizeRelH relativeFrom="page">
              <wp14:pctWidth>0</wp14:pctWidth>
            </wp14:sizeRelH>
            <wp14:sizeRelV relativeFrom="page">
              <wp14:pctHeight>0</wp14:pctHeight>
            </wp14:sizeRelV>
          </wp:anchor>
        </w:drawing>
      </w:r>
    </w:p>
    <w:p w:rsidR="009C769E" w:rsidRPr="009C769E" w:rsidRDefault="009C769E" w:rsidP="009C769E">
      <w:pPr>
        <w:pStyle w:val="Prrafodelista"/>
        <w:jc w:val="both"/>
        <w:rPr>
          <w:rFonts w:ascii="Calibri" w:hAnsi="Calibri" w:cs="Calibri"/>
          <w:b/>
        </w:rPr>
      </w:pPr>
    </w:p>
    <w:p w:rsidR="009C769E" w:rsidRPr="009C769E" w:rsidRDefault="009C769E" w:rsidP="009C769E">
      <w:pPr>
        <w:rPr>
          <w:rFonts w:ascii="Calibri" w:hAnsi="Calibri" w:cs="Calibri"/>
          <w:b/>
        </w:rPr>
      </w:pPr>
    </w:p>
    <w:p w:rsidR="007D31F5" w:rsidRDefault="007D31F5" w:rsidP="007D31F5">
      <w:pPr>
        <w:pStyle w:val="Prrafodelista"/>
        <w:rPr>
          <w:rFonts w:ascii="Calibri" w:hAnsi="Calibri" w:cs="Calibri"/>
          <w:b/>
        </w:rPr>
      </w:pPr>
    </w:p>
    <w:p w:rsidR="009C769E" w:rsidRDefault="009C769E" w:rsidP="007D31F5">
      <w:pPr>
        <w:pStyle w:val="Prrafodelista"/>
        <w:rPr>
          <w:rFonts w:ascii="Calibri" w:hAnsi="Calibri" w:cs="Calibri"/>
          <w:b/>
        </w:rPr>
      </w:pPr>
    </w:p>
    <w:p w:rsidR="00AF5F5A" w:rsidRPr="00EA67EA" w:rsidRDefault="00AF5F5A" w:rsidP="002C7E0D">
      <w:pPr>
        <w:pStyle w:val="Prrafodelista"/>
        <w:numPr>
          <w:ilvl w:val="0"/>
          <w:numId w:val="36"/>
        </w:numPr>
        <w:jc w:val="both"/>
        <w:rPr>
          <w:rFonts w:ascii="Calibri" w:hAnsi="Calibri" w:cs="Calibri"/>
          <w:b/>
        </w:rPr>
      </w:pPr>
      <w:r w:rsidRPr="00564060">
        <w:rPr>
          <w:rFonts w:ascii="Calibri" w:hAnsi="Calibri" w:cs="Calibri"/>
          <w:b/>
        </w:rPr>
        <w:t>Línea:</w:t>
      </w:r>
      <w:r>
        <w:rPr>
          <w:rFonts w:ascii="Calibri" w:hAnsi="Calibri" w:cs="Calibri"/>
          <w:b/>
        </w:rPr>
        <w:t xml:space="preserve"> </w:t>
      </w:r>
      <w:r w:rsidR="00D508F9">
        <w:rPr>
          <w:rFonts w:ascii="Calibri" w:hAnsi="Calibri" w:cs="Calibri"/>
        </w:rPr>
        <w:t>Esta</w:t>
      </w:r>
      <w:r w:rsidRPr="00D508F9">
        <w:rPr>
          <w:rFonts w:ascii="Calibri" w:hAnsi="Calibri" w:cs="Calibri"/>
        </w:rPr>
        <w:t xml:space="preserve"> va incrementando a medida que se va ingresando bienes o servicios a la solicitud.</w:t>
      </w:r>
    </w:p>
    <w:p w:rsidR="00805ED7" w:rsidRPr="00805ED7" w:rsidRDefault="00805ED7" w:rsidP="002C7E0D">
      <w:pPr>
        <w:pStyle w:val="Prrafodelista"/>
        <w:numPr>
          <w:ilvl w:val="0"/>
          <w:numId w:val="36"/>
        </w:numPr>
        <w:jc w:val="both"/>
        <w:rPr>
          <w:rFonts w:ascii="Calibri" w:hAnsi="Calibri" w:cs="Calibri"/>
        </w:rPr>
      </w:pPr>
      <w:r w:rsidRPr="00EA67EA">
        <w:rPr>
          <w:rFonts w:ascii="Calibri" w:hAnsi="Calibri" w:cs="Calibri"/>
          <w:b/>
        </w:rPr>
        <w:t>Artículo</w:t>
      </w:r>
      <w:r w:rsidRPr="00805ED7">
        <w:rPr>
          <w:rFonts w:ascii="Calibri" w:hAnsi="Calibri" w:cs="Calibri"/>
        </w:rPr>
        <w:t>: E</w:t>
      </w:r>
      <w:r>
        <w:rPr>
          <w:rFonts w:ascii="Calibri" w:hAnsi="Calibri" w:cs="Calibri"/>
        </w:rPr>
        <w:t>n</w:t>
      </w:r>
      <w:r w:rsidRPr="00805ED7">
        <w:rPr>
          <w:rFonts w:ascii="Calibri" w:hAnsi="Calibri" w:cs="Calibri"/>
        </w:rPr>
        <w:t xml:space="preserve"> </w:t>
      </w:r>
      <w:r>
        <w:rPr>
          <w:rFonts w:ascii="Calibri" w:hAnsi="Calibri" w:cs="Calibri"/>
        </w:rPr>
        <w:t xml:space="preserve">este </w:t>
      </w:r>
      <w:r w:rsidRPr="00805ED7">
        <w:rPr>
          <w:rFonts w:ascii="Calibri" w:hAnsi="Calibri" w:cs="Calibri"/>
        </w:rPr>
        <w:t xml:space="preserve">campo desplegable </w:t>
      </w:r>
      <w:r>
        <w:rPr>
          <w:rFonts w:ascii="Calibri" w:hAnsi="Calibri" w:cs="Calibri"/>
        </w:rPr>
        <w:t xml:space="preserve">se </w:t>
      </w:r>
      <w:r w:rsidRPr="00805ED7">
        <w:rPr>
          <w:rFonts w:ascii="Calibri" w:hAnsi="Calibri" w:cs="Calibri"/>
        </w:rPr>
        <w:t>debe seleccionar el bien o servicio a solicitar.</w:t>
      </w:r>
    </w:p>
    <w:p w:rsidR="00805ED7" w:rsidRPr="00805ED7" w:rsidRDefault="00805ED7" w:rsidP="002C7E0D">
      <w:pPr>
        <w:pStyle w:val="Prrafodelista"/>
        <w:numPr>
          <w:ilvl w:val="0"/>
          <w:numId w:val="36"/>
        </w:numPr>
        <w:jc w:val="both"/>
        <w:rPr>
          <w:rFonts w:ascii="Calibri" w:hAnsi="Calibri" w:cs="Calibri"/>
        </w:rPr>
      </w:pPr>
      <w:r>
        <w:rPr>
          <w:rFonts w:ascii="Calibri" w:hAnsi="Calibri" w:cs="Calibri"/>
          <w:b/>
        </w:rPr>
        <w:t xml:space="preserve">Moneda: </w:t>
      </w:r>
      <w:r w:rsidRPr="00805ED7">
        <w:rPr>
          <w:rFonts w:ascii="Calibri" w:hAnsi="Calibri" w:cs="Calibri"/>
        </w:rPr>
        <w:t xml:space="preserve">Es </w:t>
      </w:r>
      <w:r>
        <w:rPr>
          <w:rFonts w:ascii="Calibri" w:hAnsi="Calibri" w:cs="Calibri"/>
        </w:rPr>
        <w:t>para</w:t>
      </w:r>
      <w:r w:rsidRPr="00805ED7">
        <w:rPr>
          <w:rFonts w:ascii="Calibri" w:hAnsi="Calibri" w:cs="Calibri"/>
        </w:rPr>
        <w:t xml:space="preserve"> seleccionar el tipo moneda a utilizar</w:t>
      </w:r>
      <w:r>
        <w:rPr>
          <w:rFonts w:ascii="Calibri" w:hAnsi="Calibri" w:cs="Calibri"/>
        </w:rPr>
        <w:t xml:space="preserve"> para adquirir el bien o servicio</w:t>
      </w:r>
      <w:r w:rsidRPr="00805ED7">
        <w:rPr>
          <w:rFonts w:ascii="Calibri" w:hAnsi="Calibri" w:cs="Calibri"/>
        </w:rPr>
        <w:t>.</w:t>
      </w:r>
    </w:p>
    <w:p w:rsidR="00805ED7" w:rsidRPr="00805ED7" w:rsidRDefault="00805ED7" w:rsidP="002C7E0D">
      <w:pPr>
        <w:pStyle w:val="Prrafodelista"/>
        <w:numPr>
          <w:ilvl w:val="0"/>
          <w:numId w:val="36"/>
        </w:numPr>
        <w:jc w:val="both"/>
        <w:rPr>
          <w:rFonts w:ascii="Calibri" w:hAnsi="Calibri" w:cs="Calibri"/>
        </w:rPr>
      </w:pPr>
      <w:r w:rsidRPr="00EA67EA">
        <w:rPr>
          <w:rFonts w:ascii="Calibri" w:hAnsi="Calibri" w:cs="Calibri"/>
          <w:b/>
        </w:rPr>
        <w:t>P. Unitario</w:t>
      </w:r>
      <w:r>
        <w:rPr>
          <w:rFonts w:ascii="Calibri" w:hAnsi="Calibri" w:cs="Calibri"/>
          <w:b/>
        </w:rPr>
        <w:t xml:space="preserve">: </w:t>
      </w:r>
      <w:r w:rsidRPr="00805ED7">
        <w:rPr>
          <w:rFonts w:ascii="Calibri" w:hAnsi="Calibri" w:cs="Calibri"/>
        </w:rPr>
        <w:t>Se debe ingresar el precio por unidad del bien o servicio a solicitar.</w:t>
      </w:r>
    </w:p>
    <w:p w:rsidR="00805ED7" w:rsidRPr="00805ED7" w:rsidRDefault="00805ED7" w:rsidP="002C7E0D">
      <w:pPr>
        <w:pStyle w:val="Prrafodelista"/>
        <w:numPr>
          <w:ilvl w:val="0"/>
          <w:numId w:val="36"/>
        </w:numPr>
        <w:jc w:val="both"/>
        <w:rPr>
          <w:rFonts w:ascii="Calibri" w:hAnsi="Calibri" w:cs="Calibri"/>
        </w:rPr>
      </w:pPr>
      <w:r w:rsidRPr="003F782B">
        <w:rPr>
          <w:rFonts w:ascii="Calibri" w:hAnsi="Calibri" w:cs="Calibri"/>
          <w:b/>
        </w:rPr>
        <w:t>Unidad</w:t>
      </w:r>
      <w:r w:rsidRPr="00805ED7">
        <w:rPr>
          <w:rFonts w:ascii="Calibri" w:hAnsi="Calibri" w:cs="Calibri"/>
        </w:rPr>
        <w:t xml:space="preserve">: </w:t>
      </w:r>
      <w:r>
        <w:rPr>
          <w:rFonts w:ascii="Calibri" w:hAnsi="Calibri" w:cs="Calibri"/>
        </w:rPr>
        <w:t>El</w:t>
      </w:r>
      <w:r w:rsidRPr="00805ED7">
        <w:rPr>
          <w:rFonts w:ascii="Calibri" w:hAnsi="Calibri" w:cs="Calibri"/>
        </w:rPr>
        <w:t xml:space="preserve"> el tipo de unidades de cantidad</w:t>
      </w:r>
      <w:r>
        <w:rPr>
          <w:rFonts w:ascii="Calibri" w:hAnsi="Calibri" w:cs="Calibri"/>
        </w:rPr>
        <w:t xml:space="preserve"> por los cuales se entrega el bien</w:t>
      </w:r>
      <w:r w:rsidRPr="00805ED7">
        <w:rPr>
          <w:rFonts w:ascii="Calibri" w:hAnsi="Calibri" w:cs="Calibri"/>
        </w:rPr>
        <w:t>.</w:t>
      </w:r>
    </w:p>
    <w:p w:rsidR="00805ED7" w:rsidRDefault="00805ED7" w:rsidP="002C7E0D">
      <w:pPr>
        <w:pStyle w:val="Prrafodelista"/>
        <w:numPr>
          <w:ilvl w:val="0"/>
          <w:numId w:val="36"/>
        </w:numPr>
        <w:jc w:val="both"/>
        <w:rPr>
          <w:rFonts w:ascii="Calibri" w:hAnsi="Calibri" w:cs="Calibri"/>
          <w:b/>
        </w:rPr>
      </w:pPr>
      <w:r>
        <w:rPr>
          <w:rFonts w:ascii="Calibri" w:hAnsi="Calibri" w:cs="Calibri"/>
          <w:b/>
        </w:rPr>
        <w:t>Cantidad:</w:t>
      </w:r>
      <w:r>
        <w:rPr>
          <w:rFonts w:ascii="Calibri" w:hAnsi="Calibri" w:cs="Calibri"/>
        </w:rPr>
        <w:t xml:space="preserve"> Es la Cantidad total que se requiere de dicho bien o servicio.</w:t>
      </w:r>
    </w:p>
    <w:p w:rsidR="00805ED7" w:rsidRDefault="00805ED7" w:rsidP="002C7E0D">
      <w:pPr>
        <w:pStyle w:val="Prrafodelista"/>
        <w:numPr>
          <w:ilvl w:val="0"/>
          <w:numId w:val="36"/>
        </w:numPr>
        <w:jc w:val="both"/>
        <w:rPr>
          <w:rFonts w:ascii="Calibri" w:hAnsi="Calibri" w:cs="Calibri"/>
          <w:b/>
        </w:rPr>
      </w:pPr>
      <w:r>
        <w:rPr>
          <w:rFonts w:ascii="Calibri" w:hAnsi="Calibri" w:cs="Calibri"/>
          <w:b/>
        </w:rPr>
        <w:t xml:space="preserve">Precio: </w:t>
      </w:r>
      <w:r w:rsidRPr="00805ED7">
        <w:rPr>
          <w:rFonts w:ascii="Calibri" w:hAnsi="Calibri" w:cs="Calibri"/>
        </w:rPr>
        <w:t>Este Precio corresponde al precio total de la línea solicitada</w:t>
      </w:r>
      <w:r w:rsidR="00CD77DF">
        <w:rPr>
          <w:rFonts w:ascii="Calibri" w:hAnsi="Calibri" w:cs="Calibri"/>
        </w:rPr>
        <w:t>.</w:t>
      </w:r>
    </w:p>
    <w:p w:rsidR="00805ED7" w:rsidRDefault="00805ED7" w:rsidP="002C7E0D">
      <w:pPr>
        <w:pStyle w:val="Prrafodelista"/>
        <w:numPr>
          <w:ilvl w:val="0"/>
          <w:numId w:val="36"/>
        </w:numPr>
        <w:jc w:val="both"/>
        <w:rPr>
          <w:rFonts w:ascii="Calibri" w:hAnsi="Calibri" w:cs="Calibri"/>
          <w:b/>
        </w:rPr>
      </w:pPr>
      <w:r>
        <w:rPr>
          <w:rFonts w:ascii="Calibri" w:hAnsi="Calibri" w:cs="Calibri"/>
          <w:b/>
        </w:rPr>
        <w:t>C. de Costos:</w:t>
      </w:r>
      <w:r w:rsidR="00CD77DF">
        <w:rPr>
          <w:rFonts w:ascii="Calibri" w:hAnsi="Calibri" w:cs="Calibri"/>
          <w:b/>
        </w:rPr>
        <w:t xml:space="preserve"> </w:t>
      </w:r>
      <w:r w:rsidR="00CD77DF" w:rsidRPr="00CD77DF">
        <w:rPr>
          <w:rFonts w:ascii="Calibri" w:hAnsi="Calibri" w:cs="Calibri"/>
        </w:rPr>
        <w:t>Corresponde al Centro de Costo al cual se le imputara el gasto</w:t>
      </w:r>
      <w:r w:rsidR="00CD77DF">
        <w:rPr>
          <w:rFonts w:ascii="Calibri" w:hAnsi="Calibri" w:cs="Calibri"/>
        </w:rPr>
        <w:t>.</w:t>
      </w:r>
    </w:p>
    <w:p w:rsidR="00CD77DF" w:rsidRPr="00CD77DF" w:rsidRDefault="00805ED7" w:rsidP="002C7E0D">
      <w:pPr>
        <w:pStyle w:val="Prrafodelista"/>
        <w:numPr>
          <w:ilvl w:val="0"/>
          <w:numId w:val="36"/>
        </w:numPr>
        <w:jc w:val="both"/>
        <w:rPr>
          <w:rFonts w:ascii="Calibri" w:hAnsi="Calibri" w:cs="Calibri"/>
          <w:b/>
        </w:rPr>
      </w:pPr>
      <w:r w:rsidRPr="00CD77DF">
        <w:rPr>
          <w:rFonts w:ascii="Calibri" w:hAnsi="Calibri" w:cs="Calibri"/>
          <w:b/>
        </w:rPr>
        <w:t>Delegaciones:</w:t>
      </w:r>
      <w:r w:rsidR="00CD77DF" w:rsidRPr="00CD77DF">
        <w:rPr>
          <w:rFonts w:ascii="Calibri" w:hAnsi="Calibri" w:cs="Calibri"/>
          <w:b/>
        </w:rPr>
        <w:t xml:space="preserve"> </w:t>
      </w:r>
      <w:r w:rsidR="00CD77DF" w:rsidRPr="00CD77DF">
        <w:rPr>
          <w:rFonts w:ascii="Calibri" w:hAnsi="Calibri" w:cs="Calibri"/>
        </w:rPr>
        <w:t>Es la Delegación a la cual corresponde el Centro de Costo.</w:t>
      </w:r>
    </w:p>
    <w:p w:rsidR="00CD77DF" w:rsidRDefault="00CD77DF" w:rsidP="002C7E0D">
      <w:pPr>
        <w:ind w:left="284"/>
        <w:jc w:val="both"/>
        <w:rPr>
          <w:rFonts w:ascii="Calibri" w:hAnsi="Calibri" w:cs="Calibri"/>
          <w:szCs w:val="20"/>
          <w:lang w:val="es-ES_tradnl"/>
        </w:rPr>
      </w:pPr>
      <w:r w:rsidRPr="005B3E13">
        <w:rPr>
          <w:rFonts w:ascii="Calibri" w:hAnsi="Calibri" w:cs="Calibri"/>
          <w:b/>
          <w:noProof/>
          <w:lang w:val="es-AR" w:eastAsia="es-AR"/>
        </w:rPr>
        <w:drawing>
          <wp:anchor distT="0" distB="0" distL="114300" distR="114300" simplePos="0" relativeHeight="251697664" behindDoc="0" locked="0" layoutInCell="1" allowOverlap="1" wp14:anchorId="3EDBD558" wp14:editId="12946138">
            <wp:simplePos x="0" y="0"/>
            <wp:positionH relativeFrom="column">
              <wp:posOffset>4509770</wp:posOffset>
            </wp:positionH>
            <wp:positionV relativeFrom="paragraph">
              <wp:posOffset>-7620</wp:posOffset>
            </wp:positionV>
            <wp:extent cx="244475" cy="215900"/>
            <wp:effectExtent l="0" t="0" r="3175"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44475" cy="215900"/>
                    </a:xfrm>
                    <a:prstGeom prst="rect">
                      <a:avLst/>
                    </a:prstGeom>
                  </pic:spPr>
                </pic:pic>
              </a:graphicData>
            </a:graphic>
            <wp14:sizeRelH relativeFrom="page">
              <wp14:pctWidth>0</wp14:pctWidth>
            </wp14:sizeRelH>
            <wp14:sizeRelV relativeFrom="page">
              <wp14:pctHeight>0</wp14:pctHeight>
            </wp14:sizeRelV>
          </wp:anchor>
        </w:drawing>
      </w:r>
      <w:r w:rsidRPr="00CD77DF">
        <w:rPr>
          <w:rFonts w:ascii="Calibri" w:hAnsi="Calibri" w:cs="Calibri"/>
          <w:szCs w:val="20"/>
          <w:lang w:val="es-ES_tradnl"/>
        </w:rPr>
        <w:t xml:space="preserve">Una vez completados los datos de dicha línea se deberá presionar el botón </w:t>
      </w:r>
      <w:r w:rsidR="002C7E0D">
        <w:rPr>
          <w:rFonts w:ascii="Calibri" w:hAnsi="Calibri" w:cs="Calibri"/>
          <w:szCs w:val="20"/>
          <w:lang w:val="es-ES_tradnl"/>
        </w:rPr>
        <w:t xml:space="preserve">       </w:t>
      </w:r>
      <w:r>
        <w:rPr>
          <w:rFonts w:ascii="Calibri" w:hAnsi="Calibri" w:cs="Calibri"/>
          <w:szCs w:val="20"/>
          <w:lang w:val="es-ES_tradnl"/>
        </w:rPr>
        <w:t>que se encuentra en acciones para poder ingresar una nueva línea en la solicitud.</w:t>
      </w:r>
    </w:p>
    <w:p w:rsidR="00D508F9" w:rsidRDefault="00D508F9" w:rsidP="00D508F9">
      <w:pPr>
        <w:ind w:left="284"/>
        <w:rPr>
          <w:rFonts w:ascii="Calibri" w:hAnsi="Calibri" w:cs="Calibri"/>
          <w:szCs w:val="20"/>
          <w:lang w:val="es-ES_tradnl"/>
        </w:rPr>
      </w:pPr>
    </w:p>
    <w:p w:rsidR="00CD77DF" w:rsidRDefault="00CD77DF" w:rsidP="00CD77DF">
      <w:pPr>
        <w:pStyle w:val="Prrafodelista"/>
        <w:rPr>
          <w:rFonts w:ascii="Calibri" w:hAnsi="Calibri" w:cs="Calibri"/>
          <w:szCs w:val="20"/>
          <w:lang w:val="es-ES_tradnl"/>
        </w:rPr>
      </w:pPr>
      <w:r w:rsidRPr="006A3889">
        <w:rPr>
          <w:rFonts w:ascii="Calibri" w:hAnsi="Calibri" w:cs="Calibri"/>
          <w:b/>
          <w:noProof/>
          <w:lang w:val="es-AR" w:eastAsia="es-AR"/>
        </w:rPr>
        <w:drawing>
          <wp:anchor distT="0" distB="0" distL="114300" distR="114300" simplePos="0" relativeHeight="251692544" behindDoc="0" locked="0" layoutInCell="1" allowOverlap="1" wp14:anchorId="77094705" wp14:editId="39F692A9">
            <wp:simplePos x="0" y="0"/>
            <wp:positionH relativeFrom="column">
              <wp:posOffset>140970</wp:posOffset>
            </wp:positionH>
            <wp:positionV relativeFrom="paragraph">
              <wp:posOffset>9525</wp:posOffset>
            </wp:positionV>
            <wp:extent cx="5612130" cy="1323975"/>
            <wp:effectExtent l="0" t="0" r="762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1323975"/>
                    </a:xfrm>
                    <a:prstGeom prst="rect">
                      <a:avLst/>
                    </a:prstGeom>
                  </pic:spPr>
                </pic:pic>
              </a:graphicData>
            </a:graphic>
            <wp14:sizeRelH relativeFrom="page">
              <wp14:pctWidth>0</wp14:pctWidth>
            </wp14:sizeRelH>
            <wp14:sizeRelV relativeFrom="page">
              <wp14:pctHeight>0</wp14:pctHeight>
            </wp14:sizeRelV>
          </wp:anchor>
        </w:drawing>
      </w:r>
    </w:p>
    <w:p w:rsidR="00CD77DF" w:rsidRDefault="00CD77DF" w:rsidP="00CD77DF">
      <w:pPr>
        <w:pStyle w:val="Prrafodelista"/>
        <w:rPr>
          <w:rFonts w:ascii="Calibri" w:hAnsi="Calibri" w:cs="Calibri"/>
          <w:szCs w:val="20"/>
          <w:lang w:val="es-ES_tradnl"/>
        </w:rPr>
      </w:pPr>
    </w:p>
    <w:p w:rsidR="00CD77DF" w:rsidRDefault="00CD77DF" w:rsidP="00CD77DF">
      <w:pPr>
        <w:pStyle w:val="Prrafodelista"/>
        <w:rPr>
          <w:rFonts w:ascii="Calibri" w:hAnsi="Calibri" w:cs="Calibri"/>
          <w:szCs w:val="20"/>
          <w:lang w:val="es-ES_tradnl"/>
        </w:rPr>
      </w:pPr>
    </w:p>
    <w:p w:rsidR="00CD77DF" w:rsidRDefault="00CD77DF" w:rsidP="00CD77DF">
      <w:pPr>
        <w:pStyle w:val="Prrafodelista"/>
        <w:rPr>
          <w:rFonts w:ascii="Calibri" w:hAnsi="Calibri" w:cs="Calibri"/>
          <w:szCs w:val="20"/>
          <w:lang w:val="es-ES_tradnl"/>
        </w:rPr>
      </w:pPr>
    </w:p>
    <w:p w:rsidR="00CD77DF" w:rsidRDefault="00CD77DF" w:rsidP="00CD77DF">
      <w:pPr>
        <w:pStyle w:val="Prrafodelista"/>
        <w:rPr>
          <w:rFonts w:ascii="Calibri" w:hAnsi="Calibri" w:cs="Calibri"/>
          <w:szCs w:val="20"/>
          <w:lang w:val="es-ES_tradnl"/>
        </w:rPr>
      </w:pPr>
    </w:p>
    <w:p w:rsidR="00CD77DF" w:rsidRDefault="00CD77DF" w:rsidP="00CD77DF">
      <w:pPr>
        <w:pStyle w:val="Prrafodelista"/>
        <w:rPr>
          <w:rFonts w:ascii="Calibri" w:hAnsi="Calibri" w:cs="Calibri"/>
          <w:szCs w:val="20"/>
          <w:lang w:val="es-ES_tradnl"/>
        </w:rPr>
      </w:pPr>
    </w:p>
    <w:p w:rsidR="00CD77DF" w:rsidRDefault="00CD77DF" w:rsidP="00CD77DF">
      <w:pPr>
        <w:pStyle w:val="Prrafodelista"/>
        <w:rPr>
          <w:rFonts w:ascii="Calibri" w:hAnsi="Calibri" w:cs="Calibri"/>
          <w:szCs w:val="20"/>
          <w:lang w:val="es-ES_tradnl"/>
        </w:rPr>
      </w:pPr>
    </w:p>
    <w:p w:rsidR="00CD77DF" w:rsidRDefault="00CD77DF" w:rsidP="00CD77DF">
      <w:pPr>
        <w:pStyle w:val="Prrafodelista"/>
        <w:rPr>
          <w:rFonts w:ascii="Calibri" w:hAnsi="Calibri" w:cs="Calibri"/>
          <w:szCs w:val="20"/>
          <w:lang w:val="es-ES_tradnl"/>
        </w:rPr>
      </w:pPr>
    </w:p>
    <w:p w:rsidR="00CD77DF" w:rsidRDefault="00CD77DF" w:rsidP="00CD77DF">
      <w:pPr>
        <w:pStyle w:val="Prrafodelista"/>
        <w:rPr>
          <w:rFonts w:ascii="Calibri" w:hAnsi="Calibri" w:cs="Calibri"/>
          <w:szCs w:val="20"/>
          <w:lang w:val="es-ES_tradnl"/>
        </w:rPr>
      </w:pPr>
    </w:p>
    <w:p w:rsidR="00CD77DF" w:rsidRDefault="001B5236" w:rsidP="001B5236">
      <w:pPr>
        <w:ind w:left="284"/>
        <w:jc w:val="both"/>
        <w:rPr>
          <w:rFonts w:ascii="Calibri" w:hAnsi="Calibri" w:cs="Calibri"/>
          <w:szCs w:val="20"/>
          <w:lang w:val="es-ES_tradnl"/>
        </w:rPr>
      </w:pPr>
      <w:r w:rsidRPr="00D508F9">
        <w:rPr>
          <w:rFonts w:ascii="Calibri" w:hAnsi="Calibri" w:cs="Calibri"/>
          <w:noProof/>
          <w:szCs w:val="20"/>
          <w:lang w:val="es-AR" w:eastAsia="es-AR"/>
        </w:rPr>
        <w:drawing>
          <wp:anchor distT="0" distB="0" distL="114300" distR="114300" simplePos="0" relativeHeight="251698688" behindDoc="0" locked="0" layoutInCell="1" allowOverlap="1" wp14:anchorId="2FA3AAA4" wp14:editId="34D63171">
            <wp:simplePos x="0" y="0"/>
            <wp:positionH relativeFrom="column">
              <wp:posOffset>1861820</wp:posOffset>
            </wp:positionH>
            <wp:positionV relativeFrom="paragraph">
              <wp:posOffset>326390</wp:posOffset>
            </wp:positionV>
            <wp:extent cx="777240" cy="237490"/>
            <wp:effectExtent l="0" t="0" r="381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777240" cy="237490"/>
                    </a:xfrm>
                    <a:prstGeom prst="rect">
                      <a:avLst/>
                    </a:prstGeom>
                  </pic:spPr>
                </pic:pic>
              </a:graphicData>
            </a:graphic>
            <wp14:sizeRelH relativeFrom="page">
              <wp14:pctWidth>0</wp14:pctWidth>
            </wp14:sizeRelH>
            <wp14:sizeRelV relativeFrom="page">
              <wp14:pctHeight>0</wp14:pctHeight>
            </wp14:sizeRelV>
          </wp:anchor>
        </w:drawing>
      </w:r>
      <w:r w:rsidRPr="00D508F9">
        <w:rPr>
          <w:rFonts w:ascii="Calibri" w:hAnsi="Calibri" w:cs="Calibri"/>
          <w:noProof/>
          <w:szCs w:val="20"/>
          <w:lang w:val="es-AR" w:eastAsia="es-AR"/>
        </w:rPr>
        <w:drawing>
          <wp:anchor distT="0" distB="0" distL="114300" distR="114300" simplePos="0" relativeHeight="251699712" behindDoc="0" locked="0" layoutInCell="1" allowOverlap="1" wp14:anchorId="18338A0E" wp14:editId="0C43F1F0">
            <wp:simplePos x="0" y="0"/>
            <wp:positionH relativeFrom="column">
              <wp:posOffset>4950460</wp:posOffset>
            </wp:positionH>
            <wp:positionV relativeFrom="paragraph">
              <wp:posOffset>321310</wp:posOffset>
            </wp:positionV>
            <wp:extent cx="805815" cy="255270"/>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805815" cy="255270"/>
                    </a:xfrm>
                    <a:prstGeom prst="rect">
                      <a:avLst/>
                    </a:prstGeom>
                  </pic:spPr>
                </pic:pic>
              </a:graphicData>
            </a:graphic>
            <wp14:sizeRelH relativeFrom="page">
              <wp14:pctWidth>0</wp14:pctWidth>
            </wp14:sizeRelH>
            <wp14:sizeRelV relativeFrom="page">
              <wp14:pctHeight>0</wp14:pctHeight>
            </wp14:sizeRelV>
          </wp:anchor>
        </w:drawing>
      </w:r>
      <w:r w:rsidR="00D508F9" w:rsidRPr="00D508F9">
        <w:rPr>
          <w:rFonts w:ascii="Calibri" w:hAnsi="Calibri" w:cs="Calibri"/>
          <w:noProof/>
          <w:szCs w:val="20"/>
          <w:lang w:val="es-AR" w:eastAsia="es-AR"/>
        </w:rPr>
        <w:drawing>
          <wp:anchor distT="0" distB="0" distL="114300" distR="114300" simplePos="0" relativeHeight="251696640" behindDoc="0" locked="0" layoutInCell="1" allowOverlap="1" wp14:anchorId="25A5362B" wp14:editId="4E1BC904">
            <wp:simplePos x="0" y="0"/>
            <wp:positionH relativeFrom="column">
              <wp:posOffset>1087120</wp:posOffset>
            </wp:positionH>
            <wp:positionV relativeFrom="paragraph">
              <wp:posOffset>153035</wp:posOffset>
            </wp:positionV>
            <wp:extent cx="247650" cy="23495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47650" cy="234950"/>
                    </a:xfrm>
                    <a:prstGeom prst="rect">
                      <a:avLst/>
                    </a:prstGeom>
                  </pic:spPr>
                </pic:pic>
              </a:graphicData>
            </a:graphic>
          </wp:anchor>
        </w:drawing>
      </w:r>
      <w:r w:rsidR="00CD77DF">
        <w:rPr>
          <w:rFonts w:ascii="Calibri" w:hAnsi="Calibri" w:cs="Calibri"/>
          <w:szCs w:val="20"/>
          <w:lang w:val="es-ES_tradnl"/>
        </w:rPr>
        <w:t xml:space="preserve">Llegado el caso de querer eliminar una línea de la solicitud que se </w:t>
      </w:r>
      <w:r w:rsidR="00AF5F5A">
        <w:rPr>
          <w:rFonts w:ascii="Calibri" w:hAnsi="Calibri" w:cs="Calibri"/>
          <w:szCs w:val="20"/>
          <w:lang w:val="es-ES_tradnl"/>
        </w:rPr>
        <w:t>está</w:t>
      </w:r>
      <w:r w:rsidR="00CD77DF">
        <w:rPr>
          <w:rFonts w:ascii="Calibri" w:hAnsi="Calibri" w:cs="Calibri"/>
          <w:szCs w:val="20"/>
          <w:lang w:val="es-ES_tradnl"/>
        </w:rPr>
        <w:t xml:space="preserve"> completando se deberá utilizar el botón</w:t>
      </w:r>
      <w:r w:rsidR="00AF5F5A">
        <w:rPr>
          <w:rFonts w:ascii="Calibri" w:hAnsi="Calibri" w:cs="Calibri"/>
          <w:szCs w:val="20"/>
          <w:lang w:val="es-ES_tradnl"/>
        </w:rPr>
        <w:t xml:space="preserve">         una vez finalizada la carga de todas las líneas que se van a solicitar se deberá confirmar utilizando el botón                       </w:t>
      </w:r>
      <w:r>
        <w:rPr>
          <w:rFonts w:ascii="Calibri" w:hAnsi="Calibri" w:cs="Calibri"/>
          <w:szCs w:val="20"/>
          <w:lang w:val="es-ES_tradnl"/>
        </w:rPr>
        <w:t xml:space="preserve">  </w:t>
      </w:r>
      <w:r w:rsidR="00AF5F5A">
        <w:rPr>
          <w:rFonts w:ascii="Calibri" w:hAnsi="Calibri" w:cs="Calibri"/>
          <w:szCs w:val="20"/>
          <w:lang w:val="es-ES_tradnl"/>
        </w:rPr>
        <w:t xml:space="preserve">pero si se quiere cancelar </w:t>
      </w:r>
      <w:r>
        <w:rPr>
          <w:rFonts w:ascii="Calibri" w:hAnsi="Calibri" w:cs="Calibri"/>
          <w:szCs w:val="20"/>
          <w:lang w:val="es-ES_tradnl"/>
        </w:rPr>
        <w:t>está</w:t>
      </w:r>
      <w:r w:rsidR="00AF5F5A">
        <w:rPr>
          <w:rFonts w:ascii="Calibri" w:hAnsi="Calibri" w:cs="Calibri"/>
          <w:szCs w:val="20"/>
          <w:lang w:val="es-ES_tradnl"/>
        </w:rPr>
        <w:t xml:space="preserve"> el botón </w:t>
      </w:r>
    </w:p>
    <w:p w:rsidR="003F4FAA" w:rsidRDefault="003F4FAA" w:rsidP="00D508F9">
      <w:pPr>
        <w:ind w:left="284"/>
        <w:rPr>
          <w:rFonts w:ascii="Calibri" w:hAnsi="Calibri" w:cs="Calibri"/>
          <w:szCs w:val="20"/>
          <w:lang w:val="es-ES_tradnl"/>
        </w:rPr>
      </w:pPr>
    </w:p>
    <w:p w:rsidR="003F4FAA" w:rsidRDefault="001B5236" w:rsidP="001B5236">
      <w:pPr>
        <w:ind w:left="284"/>
        <w:jc w:val="both"/>
        <w:rPr>
          <w:rFonts w:ascii="Calibri" w:hAnsi="Calibri" w:cs="Calibri"/>
          <w:szCs w:val="20"/>
          <w:lang w:val="es-ES_tradnl"/>
        </w:rPr>
      </w:pPr>
      <w:r w:rsidRPr="001B5236">
        <w:rPr>
          <w:rFonts w:ascii="Calibri" w:hAnsi="Calibri" w:cs="Calibri"/>
          <w:noProof/>
          <w:szCs w:val="20"/>
          <w:lang w:val="es-AR" w:eastAsia="es-AR"/>
        </w:rPr>
        <w:drawing>
          <wp:anchor distT="0" distB="0" distL="114300" distR="114300" simplePos="0" relativeHeight="251700736" behindDoc="0" locked="0" layoutInCell="1" allowOverlap="1" wp14:anchorId="1AFB7D8A" wp14:editId="3D0BDDDE">
            <wp:simplePos x="0" y="0"/>
            <wp:positionH relativeFrom="column">
              <wp:posOffset>5074920</wp:posOffset>
            </wp:positionH>
            <wp:positionV relativeFrom="paragraph">
              <wp:posOffset>147955</wp:posOffset>
            </wp:positionV>
            <wp:extent cx="662400" cy="237600"/>
            <wp:effectExtent l="0" t="0" r="4445"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62400" cy="237600"/>
                    </a:xfrm>
                    <a:prstGeom prst="rect">
                      <a:avLst/>
                    </a:prstGeom>
                  </pic:spPr>
                </pic:pic>
              </a:graphicData>
            </a:graphic>
            <wp14:sizeRelH relativeFrom="page">
              <wp14:pctWidth>0</wp14:pctWidth>
            </wp14:sizeRelH>
            <wp14:sizeRelV relativeFrom="page">
              <wp14:pctHeight>0</wp14:pctHeight>
            </wp14:sizeRelV>
          </wp:anchor>
        </w:drawing>
      </w:r>
      <w:r w:rsidR="003F4FAA">
        <w:rPr>
          <w:rFonts w:ascii="Calibri" w:hAnsi="Calibri" w:cs="Calibri"/>
          <w:szCs w:val="20"/>
          <w:lang w:val="es-ES_tradnl"/>
        </w:rPr>
        <w:t xml:space="preserve">Una vez guardado los cambios si aún se desea agregar algún </w:t>
      </w:r>
      <w:r>
        <w:rPr>
          <w:rFonts w:ascii="Calibri" w:hAnsi="Calibri" w:cs="Calibri"/>
          <w:szCs w:val="20"/>
          <w:lang w:val="es-ES_tradnl"/>
        </w:rPr>
        <w:t xml:space="preserve">otro </w:t>
      </w:r>
      <w:r w:rsidR="003F4FAA">
        <w:rPr>
          <w:rFonts w:ascii="Calibri" w:hAnsi="Calibri" w:cs="Calibri"/>
          <w:szCs w:val="20"/>
          <w:lang w:val="es-ES_tradnl"/>
        </w:rPr>
        <w:t xml:space="preserve">bien </w:t>
      </w:r>
      <w:proofErr w:type="spellStart"/>
      <w:r w:rsidR="003F4FAA">
        <w:rPr>
          <w:rFonts w:ascii="Calibri" w:hAnsi="Calibri" w:cs="Calibri"/>
          <w:szCs w:val="20"/>
          <w:lang w:val="es-ES_tradnl"/>
        </w:rPr>
        <w:t>ó</w:t>
      </w:r>
      <w:proofErr w:type="spellEnd"/>
      <w:r w:rsidR="003F4FAA">
        <w:rPr>
          <w:rFonts w:ascii="Calibri" w:hAnsi="Calibri" w:cs="Calibri"/>
          <w:szCs w:val="20"/>
          <w:lang w:val="es-ES_tradnl"/>
        </w:rPr>
        <w:t xml:space="preserve"> servicio adicional o modificar alguno de los que se encuentran ingresados se podrán utilizar los botones </w:t>
      </w:r>
    </w:p>
    <w:p w:rsidR="003F4FAA" w:rsidRDefault="003F4FAA" w:rsidP="00D508F9">
      <w:pPr>
        <w:ind w:left="284"/>
        <w:rPr>
          <w:rFonts w:ascii="Calibri" w:hAnsi="Calibri" w:cs="Calibri"/>
          <w:szCs w:val="20"/>
          <w:lang w:val="es-ES_tradnl"/>
        </w:rPr>
      </w:pPr>
    </w:p>
    <w:p w:rsidR="003F4FAA" w:rsidRDefault="001B5236" w:rsidP="001B5236">
      <w:pPr>
        <w:ind w:left="284"/>
        <w:jc w:val="both"/>
        <w:rPr>
          <w:rFonts w:ascii="Calibri" w:hAnsi="Calibri" w:cs="Calibri"/>
          <w:szCs w:val="20"/>
          <w:lang w:val="es-ES_tradnl"/>
        </w:rPr>
      </w:pPr>
      <w:r w:rsidRPr="001B5236">
        <w:rPr>
          <w:rFonts w:ascii="Calibri" w:hAnsi="Calibri" w:cs="Calibri"/>
          <w:noProof/>
          <w:szCs w:val="20"/>
          <w:lang w:val="es-AR" w:eastAsia="es-AR"/>
        </w:rPr>
        <w:drawing>
          <wp:anchor distT="0" distB="0" distL="114300" distR="114300" simplePos="0" relativeHeight="251701760" behindDoc="0" locked="0" layoutInCell="1" allowOverlap="1" wp14:anchorId="0B4B531C" wp14:editId="63C01B42">
            <wp:simplePos x="0" y="0"/>
            <wp:positionH relativeFrom="column">
              <wp:posOffset>3804920</wp:posOffset>
            </wp:positionH>
            <wp:positionV relativeFrom="paragraph">
              <wp:posOffset>149860</wp:posOffset>
            </wp:positionV>
            <wp:extent cx="910590" cy="248285"/>
            <wp:effectExtent l="0" t="0" r="381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910590" cy="248285"/>
                    </a:xfrm>
                    <a:prstGeom prst="rect">
                      <a:avLst/>
                    </a:prstGeom>
                  </pic:spPr>
                </pic:pic>
              </a:graphicData>
            </a:graphic>
            <wp14:sizeRelH relativeFrom="page">
              <wp14:pctWidth>0</wp14:pctWidth>
            </wp14:sizeRelH>
            <wp14:sizeRelV relativeFrom="page">
              <wp14:pctHeight>0</wp14:pctHeight>
            </wp14:sizeRelV>
          </wp:anchor>
        </w:drawing>
      </w:r>
      <w:r w:rsidR="003F4FAA">
        <w:rPr>
          <w:rFonts w:ascii="Calibri" w:hAnsi="Calibri" w:cs="Calibri"/>
          <w:szCs w:val="20"/>
          <w:lang w:val="es-ES_tradnl"/>
        </w:rPr>
        <w:t xml:space="preserve">Hay una última área la cual no es menos importante que las anteriores ya que nos permitirá poder agregar observaciones adicionales presionando el </w:t>
      </w:r>
      <w:r>
        <w:rPr>
          <w:rFonts w:ascii="Calibri" w:hAnsi="Calibri" w:cs="Calibri"/>
          <w:szCs w:val="20"/>
          <w:lang w:val="es-ES_tradnl"/>
        </w:rPr>
        <w:t xml:space="preserve">botón          </w:t>
      </w:r>
      <w:r w:rsidR="003F4FAA">
        <w:rPr>
          <w:rFonts w:ascii="Calibri" w:hAnsi="Calibri" w:cs="Calibri"/>
          <w:szCs w:val="20"/>
          <w:lang w:val="es-ES_tradnl"/>
        </w:rPr>
        <w:t xml:space="preserve">  </w:t>
      </w:r>
      <w:r>
        <w:rPr>
          <w:rFonts w:ascii="Calibri" w:hAnsi="Calibri" w:cs="Calibri"/>
          <w:szCs w:val="20"/>
          <w:lang w:val="es-ES_tradnl"/>
        </w:rPr>
        <w:t xml:space="preserve">                  .  </w:t>
      </w:r>
      <w:r w:rsidR="003F4FAA">
        <w:rPr>
          <w:rFonts w:ascii="Calibri" w:hAnsi="Calibri" w:cs="Calibri"/>
          <w:szCs w:val="20"/>
          <w:lang w:val="es-ES_tradnl"/>
        </w:rPr>
        <w:t xml:space="preserve">Adicionalmente a la derecha del área de observaciones se encuentra otra área en la cual se puede adjuntar archivos, de formato PDF, JPG, PNG, Word, Excel, entre otros, los cuales podrían llegar a ser </w:t>
      </w:r>
      <w:r>
        <w:rPr>
          <w:rFonts w:ascii="Calibri" w:hAnsi="Calibri" w:cs="Calibri"/>
          <w:szCs w:val="20"/>
          <w:lang w:val="es-ES_tradnl"/>
        </w:rPr>
        <w:t xml:space="preserve">por ejemplo </w:t>
      </w:r>
      <w:r w:rsidR="003F4FAA">
        <w:rPr>
          <w:rFonts w:ascii="Calibri" w:hAnsi="Calibri" w:cs="Calibri"/>
          <w:szCs w:val="20"/>
          <w:lang w:val="es-ES_tradnl"/>
        </w:rPr>
        <w:t>una descripción técnica del bien o servicio que se está requiriendo.</w:t>
      </w:r>
    </w:p>
    <w:p w:rsidR="003F4FAA" w:rsidRPr="00CD77DF" w:rsidRDefault="00085586" w:rsidP="00D508F9">
      <w:pPr>
        <w:ind w:left="284"/>
        <w:rPr>
          <w:rFonts w:ascii="Calibri" w:hAnsi="Calibri" w:cs="Calibri"/>
          <w:szCs w:val="20"/>
          <w:lang w:val="es-ES_tradnl"/>
        </w:rPr>
      </w:pPr>
      <w:r w:rsidRPr="00085586">
        <w:rPr>
          <w:rFonts w:ascii="Calibri" w:hAnsi="Calibri" w:cs="Calibri"/>
          <w:noProof/>
          <w:szCs w:val="20"/>
          <w:lang w:val="es-AR" w:eastAsia="es-AR"/>
        </w:rPr>
        <w:drawing>
          <wp:anchor distT="0" distB="0" distL="114300" distR="114300" simplePos="0" relativeHeight="251703808" behindDoc="0" locked="0" layoutInCell="1" allowOverlap="1" wp14:anchorId="5BE294C2" wp14:editId="1E71B1E4">
            <wp:simplePos x="0" y="0"/>
            <wp:positionH relativeFrom="column">
              <wp:posOffset>173355</wp:posOffset>
            </wp:positionH>
            <wp:positionV relativeFrom="paragraph">
              <wp:posOffset>46355</wp:posOffset>
            </wp:positionV>
            <wp:extent cx="5612130" cy="561975"/>
            <wp:effectExtent l="0" t="0" r="7620" b="952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2130" cy="561975"/>
                    </a:xfrm>
                    <a:prstGeom prst="rect">
                      <a:avLst/>
                    </a:prstGeom>
                  </pic:spPr>
                </pic:pic>
              </a:graphicData>
            </a:graphic>
            <wp14:sizeRelH relativeFrom="page">
              <wp14:pctWidth>0</wp14:pctWidth>
            </wp14:sizeRelH>
            <wp14:sizeRelV relativeFrom="page">
              <wp14:pctHeight>0</wp14:pctHeight>
            </wp14:sizeRelV>
          </wp:anchor>
        </w:drawing>
      </w:r>
    </w:p>
    <w:p w:rsidR="00805ED7" w:rsidRDefault="00805ED7" w:rsidP="007D31F5">
      <w:pPr>
        <w:pStyle w:val="Prrafodelista"/>
        <w:rPr>
          <w:rFonts w:ascii="Calibri" w:hAnsi="Calibri" w:cs="Calibri"/>
          <w:b/>
        </w:rPr>
      </w:pPr>
    </w:p>
    <w:p w:rsidR="00805ED7" w:rsidRDefault="001B5236" w:rsidP="007D31F5">
      <w:pPr>
        <w:pStyle w:val="Prrafodelista"/>
        <w:rPr>
          <w:rFonts w:ascii="Calibri" w:hAnsi="Calibri" w:cs="Calibri"/>
          <w:b/>
        </w:rPr>
      </w:pPr>
      <w:r>
        <w:rPr>
          <w:rFonts w:ascii="Calibri" w:hAnsi="Calibri" w:cs="Calibri"/>
          <w:szCs w:val="20"/>
          <w:lang w:val="es-ES_tradnl"/>
        </w:rPr>
        <w:t xml:space="preserve">   </w:t>
      </w:r>
    </w:p>
    <w:p w:rsidR="0013564F" w:rsidRDefault="0013564F" w:rsidP="0013564F">
      <w:pPr>
        <w:pStyle w:val="Ttulo2"/>
        <w:numPr>
          <w:ilvl w:val="0"/>
          <w:numId w:val="0"/>
        </w:numPr>
        <w:ind w:left="576"/>
        <w:rPr>
          <w:sz w:val="16"/>
          <w:szCs w:val="16"/>
        </w:rPr>
      </w:pPr>
    </w:p>
    <w:p w:rsidR="00D508F9" w:rsidRDefault="00D508F9" w:rsidP="00D508F9"/>
    <w:p w:rsidR="00D508F9" w:rsidRPr="00085586" w:rsidRDefault="00085586" w:rsidP="00085586">
      <w:pPr>
        <w:ind w:left="284"/>
        <w:jc w:val="both"/>
        <w:rPr>
          <w:rFonts w:ascii="Calibri" w:hAnsi="Calibri" w:cs="Calibri"/>
          <w:szCs w:val="20"/>
          <w:lang w:val="es-ES_tradnl"/>
        </w:rPr>
      </w:pPr>
      <w:r w:rsidRPr="00085586">
        <w:rPr>
          <w:rFonts w:ascii="Calibri" w:hAnsi="Calibri" w:cs="Calibri"/>
          <w:noProof/>
          <w:szCs w:val="20"/>
          <w:lang w:val="es-AR" w:eastAsia="es-AR"/>
        </w:rPr>
        <w:drawing>
          <wp:anchor distT="0" distB="0" distL="114300" distR="114300" simplePos="0" relativeHeight="251704832" behindDoc="0" locked="0" layoutInCell="1" allowOverlap="1" wp14:anchorId="0AC24263" wp14:editId="5979792D">
            <wp:simplePos x="0" y="0"/>
            <wp:positionH relativeFrom="column">
              <wp:posOffset>520065</wp:posOffset>
            </wp:positionH>
            <wp:positionV relativeFrom="paragraph">
              <wp:posOffset>328295</wp:posOffset>
            </wp:positionV>
            <wp:extent cx="410210" cy="226695"/>
            <wp:effectExtent l="0" t="0" r="8890" b="190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10210" cy="226695"/>
                    </a:xfrm>
                    <a:prstGeom prst="rect">
                      <a:avLst/>
                    </a:prstGeom>
                  </pic:spPr>
                </pic:pic>
              </a:graphicData>
            </a:graphic>
            <wp14:sizeRelH relativeFrom="page">
              <wp14:pctWidth>0</wp14:pctWidth>
            </wp14:sizeRelH>
            <wp14:sizeRelV relativeFrom="page">
              <wp14:pctHeight>0</wp14:pctHeight>
            </wp14:sizeRelV>
          </wp:anchor>
        </w:drawing>
      </w:r>
      <w:r w:rsidRPr="00085586">
        <w:rPr>
          <w:rFonts w:ascii="Calibri" w:hAnsi="Calibri" w:cs="Calibri"/>
          <w:szCs w:val="20"/>
          <w:lang w:val="es-ES_tradnl"/>
        </w:rPr>
        <w:t xml:space="preserve">Por último, una vez que hemos cargado todos los datos, completado solicitado los bienes </w:t>
      </w:r>
      <w:proofErr w:type="spellStart"/>
      <w:r w:rsidRPr="00085586">
        <w:rPr>
          <w:rFonts w:ascii="Calibri" w:hAnsi="Calibri" w:cs="Calibri"/>
          <w:szCs w:val="20"/>
          <w:lang w:val="es-ES_tradnl"/>
        </w:rPr>
        <w:t>ó</w:t>
      </w:r>
      <w:proofErr w:type="spellEnd"/>
      <w:r w:rsidRPr="00085586">
        <w:rPr>
          <w:rFonts w:ascii="Calibri" w:hAnsi="Calibri" w:cs="Calibri"/>
          <w:szCs w:val="20"/>
          <w:lang w:val="es-ES_tradnl"/>
        </w:rPr>
        <w:t xml:space="preserve"> servicios requeridos y adjuntado algún archivo que creímos conveniente, podemos presionar el botón            </w:t>
      </w:r>
      <w:r w:rsidR="002C7E0D">
        <w:rPr>
          <w:rFonts w:ascii="Calibri" w:hAnsi="Calibri" w:cs="Calibri"/>
          <w:szCs w:val="20"/>
          <w:lang w:val="es-ES_tradnl"/>
        </w:rPr>
        <w:t xml:space="preserve">  </w:t>
      </w:r>
      <w:r w:rsidRPr="00085586">
        <w:rPr>
          <w:rFonts w:ascii="Calibri" w:hAnsi="Calibri" w:cs="Calibri"/>
          <w:szCs w:val="20"/>
          <w:lang w:val="es-ES_tradnl"/>
        </w:rPr>
        <w:t>para que la misma se</w:t>
      </w:r>
      <w:r w:rsidR="00197A25">
        <w:rPr>
          <w:rFonts w:ascii="Calibri" w:hAnsi="Calibri" w:cs="Calibri"/>
          <w:szCs w:val="20"/>
          <w:lang w:val="es-ES_tradnl"/>
        </w:rPr>
        <w:t>a</w:t>
      </w:r>
      <w:r w:rsidRPr="00085586">
        <w:rPr>
          <w:rFonts w:ascii="Calibri" w:hAnsi="Calibri" w:cs="Calibri"/>
          <w:szCs w:val="20"/>
          <w:lang w:val="es-ES_tradnl"/>
        </w:rPr>
        <w:t xml:space="preserve"> enviada </w:t>
      </w:r>
      <w:r w:rsidR="00197A25">
        <w:rPr>
          <w:rFonts w:ascii="Calibri" w:hAnsi="Calibri" w:cs="Calibri"/>
          <w:szCs w:val="20"/>
          <w:lang w:val="es-ES_tradnl"/>
        </w:rPr>
        <w:t>para su</w:t>
      </w:r>
      <w:r w:rsidRPr="00085586">
        <w:rPr>
          <w:rFonts w:ascii="Calibri" w:hAnsi="Calibri" w:cs="Calibri"/>
          <w:szCs w:val="20"/>
          <w:lang w:val="es-ES_tradnl"/>
        </w:rPr>
        <w:t xml:space="preserve"> aprobación</w:t>
      </w:r>
      <w:r w:rsidR="002C7E0D">
        <w:rPr>
          <w:rFonts w:ascii="Calibri" w:hAnsi="Calibri" w:cs="Calibri"/>
          <w:szCs w:val="20"/>
          <w:lang w:val="es-ES_tradnl"/>
        </w:rPr>
        <w:t xml:space="preserve">. </w:t>
      </w:r>
    </w:p>
    <w:p w:rsidR="00D508F9" w:rsidRDefault="00D508F9" w:rsidP="00D508F9"/>
    <w:p w:rsidR="00197A25" w:rsidRDefault="00197A25" w:rsidP="00197A25">
      <w:pPr>
        <w:spacing w:after="60"/>
        <w:rPr>
          <w:rFonts w:ascii="Calibri" w:hAnsi="Calibri" w:cs="Calibri"/>
          <w:b/>
          <w:sz w:val="16"/>
          <w:szCs w:val="16"/>
          <w:lang w:val="es-ES_tradnl"/>
        </w:rPr>
      </w:pPr>
      <w:r w:rsidRPr="00197A25">
        <w:rPr>
          <w:rFonts w:ascii="Calibri" w:hAnsi="Calibri" w:cs="Calibri"/>
          <w:b/>
          <w:noProof/>
          <w:sz w:val="16"/>
          <w:szCs w:val="16"/>
          <w:lang w:val="es-AR" w:eastAsia="es-AR"/>
        </w:rPr>
        <w:drawing>
          <wp:anchor distT="0" distB="0" distL="114300" distR="114300" simplePos="0" relativeHeight="251705856" behindDoc="0" locked="0" layoutInCell="1" allowOverlap="1" wp14:anchorId="758C3101" wp14:editId="1E40E2B6">
            <wp:simplePos x="0" y="0"/>
            <wp:positionH relativeFrom="column">
              <wp:posOffset>170180</wp:posOffset>
            </wp:positionH>
            <wp:positionV relativeFrom="paragraph">
              <wp:posOffset>115570</wp:posOffset>
            </wp:positionV>
            <wp:extent cx="5612130" cy="2763520"/>
            <wp:effectExtent l="0" t="0" r="762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612130" cy="2763520"/>
                    </a:xfrm>
                    <a:prstGeom prst="rect">
                      <a:avLst/>
                    </a:prstGeom>
                  </pic:spPr>
                </pic:pic>
              </a:graphicData>
            </a:graphic>
            <wp14:sizeRelH relativeFrom="page">
              <wp14:pctWidth>0</wp14:pctWidth>
            </wp14:sizeRelH>
            <wp14:sizeRelV relativeFrom="page">
              <wp14:pctHeight>0</wp14:pctHeight>
            </wp14:sizeRelV>
          </wp:anchor>
        </w:drawing>
      </w:r>
    </w:p>
    <w:p w:rsidR="00197A25" w:rsidRDefault="00197A2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Pr="001F6DBC" w:rsidRDefault="008E2145" w:rsidP="008E2145">
      <w:pPr>
        <w:pStyle w:val="Ttulo2"/>
        <w:rPr>
          <w:rFonts w:ascii="Calibri" w:hAnsi="Calibri" w:cs="Calibri"/>
        </w:rPr>
      </w:pPr>
      <w:r>
        <w:rPr>
          <w:rFonts w:ascii="Calibri" w:hAnsi="Calibri" w:cs="Calibri"/>
        </w:rPr>
        <w:t>Aprobación de la Solicitud</w:t>
      </w:r>
    </w:p>
    <w:p w:rsidR="007D331F" w:rsidRDefault="00C74E97" w:rsidP="008E2145">
      <w:pPr>
        <w:pStyle w:val="Ttulo2Texto"/>
        <w:rPr>
          <w:rFonts w:ascii="Calibri" w:hAnsi="Calibri" w:cs="Calibri"/>
        </w:rPr>
      </w:pPr>
      <w:r w:rsidRPr="00C74E97">
        <w:rPr>
          <w:rFonts w:ascii="Calibri" w:hAnsi="Calibri" w:cs="Calibri"/>
          <w:noProof/>
          <w:lang w:val="es-AR" w:eastAsia="es-AR"/>
        </w:rPr>
        <w:drawing>
          <wp:anchor distT="0" distB="0" distL="114300" distR="114300" simplePos="0" relativeHeight="251707904" behindDoc="1" locked="0" layoutInCell="1" allowOverlap="1" wp14:anchorId="2854520C" wp14:editId="45DC5EF7">
            <wp:simplePos x="0" y="0"/>
            <wp:positionH relativeFrom="column">
              <wp:posOffset>1918970</wp:posOffset>
            </wp:positionH>
            <wp:positionV relativeFrom="paragraph">
              <wp:posOffset>488950</wp:posOffset>
            </wp:positionV>
            <wp:extent cx="925195" cy="244475"/>
            <wp:effectExtent l="0" t="0" r="8255" b="317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925195" cy="244475"/>
                    </a:xfrm>
                    <a:prstGeom prst="rect">
                      <a:avLst/>
                    </a:prstGeom>
                  </pic:spPr>
                </pic:pic>
              </a:graphicData>
            </a:graphic>
            <wp14:sizeRelH relativeFrom="page">
              <wp14:pctWidth>0</wp14:pctWidth>
            </wp14:sizeRelH>
            <wp14:sizeRelV relativeFrom="page">
              <wp14:pctHeight>0</wp14:pctHeight>
            </wp14:sizeRelV>
          </wp:anchor>
        </w:drawing>
      </w:r>
      <w:r w:rsidRPr="00C74E97">
        <w:rPr>
          <w:rFonts w:ascii="Calibri" w:hAnsi="Calibri" w:cs="Calibri"/>
          <w:noProof/>
          <w:lang w:val="es-AR" w:eastAsia="es-AR"/>
        </w:rPr>
        <w:drawing>
          <wp:anchor distT="0" distB="0" distL="114300" distR="114300" simplePos="0" relativeHeight="251706880" behindDoc="0" locked="0" layoutInCell="1" allowOverlap="1" wp14:anchorId="323403F2" wp14:editId="10882911">
            <wp:simplePos x="0" y="0"/>
            <wp:positionH relativeFrom="column">
              <wp:posOffset>966470</wp:posOffset>
            </wp:positionH>
            <wp:positionV relativeFrom="page">
              <wp:posOffset>2082800</wp:posOffset>
            </wp:positionV>
            <wp:extent cx="651510" cy="237490"/>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51510" cy="237490"/>
                    </a:xfrm>
                    <a:prstGeom prst="rect">
                      <a:avLst/>
                    </a:prstGeom>
                  </pic:spPr>
                </pic:pic>
              </a:graphicData>
            </a:graphic>
            <wp14:sizeRelH relativeFrom="page">
              <wp14:pctWidth>0</wp14:pctWidth>
            </wp14:sizeRelH>
            <wp14:sizeRelV relativeFrom="page">
              <wp14:pctHeight>0</wp14:pctHeight>
            </wp14:sizeRelV>
          </wp:anchor>
        </w:drawing>
      </w:r>
      <w:r w:rsidR="008E2145">
        <w:rPr>
          <w:rFonts w:ascii="Calibri" w:hAnsi="Calibri" w:cs="Calibri"/>
        </w:rPr>
        <w:t>Una vez que la Solicitud se ha ingresado</w:t>
      </w:r>
      <w:r w:rsidR="007D331F">
        <w:rPr>
          <w:rFonts w:ascii="Calibri" w:hAnsi="Calibri" w:cs="Calibri"/>
        </w:rPr>
        <w:t>,</w:t>
      </w:r>
      <w:r w:rsidR="008E2145">
        <w:rPr>
          <w:rFonts w:ascii="Calibri" w:hAnsi="Calibri" w:cs="Calibri"/>
        </w:rPr>
        <w:t xml:space="preserve"> </w:t>
      </w:r>
      <w:r w:rsidR="007D331F">
        <w:rPr>
          <w:rFonts w:ascii="Calibri" w:hAnsi="Calibri" w:cs="Calibri"/>
        </w:rPr>
        <w:t>la misma fue enviada para su aprobación a</w:t>
      </w:r>
      <w:r>
        <w:rPr>
          <w:rFonts w:ascii="Calibri" w:hAnsi="Calibri" w:cs="Calibri"/>
        </w:rPr>
        <w:t xml:space="preserve"> </w:t>
      </w:r>
      <w:r w:rsidR="007D331F">
        <w:rPr>
          <w:rFonts w:ascii="Calibri" w:hAnsi="Calibri" w:cs="Calibri"/>
        </w:rPr>
        <w:t>l</w:t>
      </w:r>
      <w:r>
        <w:rPr>
          <w:rFonts w:ascii="Calibri" w:hAnsi="Calibri" w:cs="Calibri"/>
        </w:rPr>
        <w:t xml:space="preserve">os </w:t>
      </w:r>
      <w:r w:rsidR="007D331F">
        <w:rPr>
          <w:rFonts w:ascii="Calibri" w:hAnsi="Calibri" w:cs="Calibri"/>
        </w:rPr>
        <w:t>responsable</w:t>
      </w:r>
      <w:r>
        <w:rPr>
          <w:rFonts w:ascii="Calibri" w:hAnsi="Calibri" w:cs="Calibri"/>
        </w:rPr>
        <w:t>s</w:t>
      </w:r>
      <w:r w:rsidR="007D331F">
        <w:rPr>
          <w:rFonts w:ascii="Calibri" w:hAnsi="Calibri" w:cs="Calibri"/>
        </w:rPr>
        <w:t xml:space="preserve"> correspondiente</w:t>
      </w:r>
      <w:r>
        <w:rPr>
          <w:rFonts w:ascii="Calibri" w:hAnsi="Calibri" w:cs="Calibri"/>
        </w:rPr>
        <w:t>s</w:t>
      </w:r>
      <w:r w:rsidR="007D331F">
        <w:rPr>
          <w:rFonts w:ascii="Calibri" w:hAnsi="Calibri" w:cs="Calibri"/>
        </w:rPr>
        <w:t xml:space="preserve">. Dependiendo de si el aprobador es una persona puntual </w:t>
      </w:r>
      <w:proofErr w:type="spellStart"/>
      <w:r w:rsidR="007D331F">
        <w:rPr>
          <w:rFonts w:ascii="Calibri" w:hAnsi="Calibri" w:cs="Calibri"/>
        </w:rPr>
        <w:t>ó</w:t>
      </w:r>
      <w:proofErr w:type="spellEnd"/>
      <w:r w:rsidR="007D331F">
        <w:rPr>
          <w:rFonts w:ascii="Calibri" w:hAnsi="Calibri" w:cs="Calibri"/>
        </w:rPr>
        <w:t xml:space="preserve"> cualquier persona de un grupo de aprobadores, la solicitud de aprobación aparecerá como tarea pendiente en </w:t>
      </w:r>
      <w:r>
        <w:rPr>
          <w:rFonts w:ascii="Calibri" w:hAnsi="Calibri" w:cs="Calibri"/>
        </w:rPr>
        <w:t xml:space="preserve">                     </w:t>
      </w:r>
      <w:proofErr w:type="spellStart"/>
      <w:r>
        <w:rPr>
          <w:rFonts w:ascii="Calibri" w:hAnsi="Calibri" w:cs="Calibri"/>
        </w:rPr>
        <w:t>ó</w:t>
      </w:r>
      <w:proofErr w:type="spellEnd"/>
      <w:r w:rsidR="007D331F">
        <w:rPr>
          <w:rFonts w:ascii="Calibri" w:hAnsi="Calibri" w:cs="Calibri"/>
        </w:rPr>
        <w:t xml:space="preserve"> en </w:t>
      </w:r>
    </w:p>
    <w:p w:rsidR="007D331F" w:rsidRDefault="007D331F" w:rsidP="008E2145">
      <w:pPr>
        <w:pStyle w:val="Ttulo2Texto"/>
        <w:rPr>
          <w:rFonts w:ascii="Calibri" w:hAnsi="Calibri" w:cs="Calibri"/>
        </w:rPr>
      </w:pPr>
    </w:p>
    <w:p w:rsidR="00183604" w:rsidRDefault="006A111D" w:rsidP="008E2145">
      <w:pPr>
        <w:pStyle w:val="Ttulo2Texto"/>
        <w:rPr>
          <w:rFonts w:ascii="Calibri" w:hAnsi="Calibri" w:cs="Calibri"/>
        </w:rPr>
      </w:pPr>
      <w:r w:rsidRPr="00183604">
        <w:rPr>
          <w:rFonts w:ascii="Calibri" w:hAnsi="Calibri" w:cs="Calibri"/>
          <w:noProof/>
          <w:lang w:val="es-AR" w:eastAsia="es-AR"/>
        </w:rPr>
        <w:drawing>
          <wp:anchor distT="0" distB="0" distL="114300" distR="114300" simplePos="0" relativeHeight="251709952" behindDoc="0" locked="0" layoutInCell="1" allowOverlap="1" wp14:anchorId="3FB6CEA3" wp14:editId="63220CDE">
            <wp:simplePos x="0" y="0"/>
            <wp:positionH relativeFrom="column">
              <wp:posOffset>3517265</wp:posOffset>
            </wp:positionH>
            <wp:positionV relativeFrom="paragraph">
              <wp:posOffset>2798445</wp:posOffset>
            </wp:positionV>
            <wp:extent cx="478790" cy="219075"/>
            <wp:effectExtent l="0" t="0" r="0" b="952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78790" cy="219075"/>
                    </a:xfrm>
                    <a:prstGeom prst="rect">
                      <a:avLst/>
                    </a:prstGeom>
                  </pic:spPr>
                </pic:pic>
              </a:graphicData>
            </a:graphic>
            <wp14:sizeRelH relativeFrom="page">
              <wp14:pctWidth>0</wp14:pctWidth>
            </wp14:sizeRelH>
            <wp14:sizeRelV relativeFrom="page">
              <wp14:pctHeight>0</wp14:pctHeight>
            </wp14:sizeRelV>
          </wp:anchor>
        </w:drawing>
      </w:r>
      <w:r w:rsidRPr="00183604">
        <w:rPr>
          <w:rFonts w:ascii="Calibri" w:hAnsi="Calibri" w:cs="Calibri"/>
          <w:noProof/>
          <w:lang w:val="es-AR" w:eastAsia="es-AR"/>
        </w:rPr>
        <w:drawing>
          <wp:anchor distT="0" distB="0" distL="114300" distR="114300" simplePos="0" relativeHeight="251710976" behindDoc="0" locked="0" layoutInCell="1" allowOverlap="1" wp14:anchorId="167B2B25" wp14:editId="0E32E603">
            <wp:simplePos x="0" y="0"/>
            <wp:positionH relativeFrom="column">
              <wp:posOffset>4998720</wp:posOffset>
            </wp:positionH>
            <wp:positionV relativeFrom="paragraph">
              <wp:posOffset>2785745</wp:posOffset>
            </wp:positionV>
            <wp:extent cx="528955" cy="248285"/>
            <wp:effectExtent l="0" t="0" r="4445"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28955" cy="248285"/>
                    </a:xfrm>
                    <a:prstGeom prst="rect">
                      <a:avLst/>
                    </a:prstGeom>
                  </pic:spPr>
                </pic:pic>
              </a:graphicData>
            </a:graphic>
            <wp14:sizeRelH relativeFrom="page">
              <wp14:pctWidth>0</wp14:pctWidth>
            </wp14:sizeRelH>
            <wp14:sizeRelV relativeFrom="page">
              <wp14:pctHeight>0</wp14:pctHeight>
            </wp14:sizeRelV>
          </wp:anchor>
        </w:drawing>
      </w:r>
      <w:r w:rsidRPr="00183604">
        <w:rPr>
          <w:rFonts w:ascii="Calibri" w:hAnsi="Calibri" w:cs="Calibri"/>
          <w:noProof/>
          <w:lang w:val="es-AR" w:eastAsia="es-AR"/>
        </w:rPr>
        <w:drawing>
          <wp:anchor distT="0" distB="0" distL="114300" distR="114300" simplePos="0" relativeHeight="251708928" behindDoc="0" locked="0" layoutInCell="1" allowOverlap="1" wp14:anchorId="51AEC413" wp14:editId="38A4F594">
            <wp:simplePos x="0" y="0"/>
            <wp:positionH relativeFrom="column">
              <wp:posOffset>3989705</wp:posOffset>
            </wp:positionH>
            <wp:positionV relativeFrom="paragraph">
              <wp:posOffset>2785745</wp:posOffset>
            </wp:positionV>
            <wp:extent cx="899795" cy="244475"/>
            <wp:effectExtent l="0" t="0" r="0" b="3175"/>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899795" cy="244475"/>
                    </a:xfrm>
                    <a:prstGeom prst="rect">
                      <a:avLst/>
                    </a:prstGeom>
                  </pic:spPr>
                </pic:pic>
              </a:graphicData>
            </a:graphic>
            <wp14:sizeRelH relativeFrom="page">
              <wp14:pctWidth>0</wp14:pctWidth>
            </wp14:sizeRelH>
            <wp14:sizeRelV relativeFrom="page">
              <wp14:pctHeight>0</wp14:pctHeight>
            </wp14:sizeRelV>
          </wp:anchor>
        </w:drawing>
      </w:r>
      <w:r w:rsidR="00183604" w:rsidRPr="00183604">
        <w:rPr>
          <w:rFonts w:ascii="Calibri" w:hAnsi="Calibri" w:cs="Calibri"/>
          <w:noProof/>
          <w:lang w:val="es-AR" w:eastAsia="es-AR"/>
        </w:rPr>
        <w:drawing>
          <wp:inline distT="0" distB="0" distL="0" distR="0" wp14:anchorId="2B6DFF17" wp14:editId="35DFE468">
            <wp:extent cx="5612130" cy="277114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2771140"/>
                    </a:xfrm>
                    <a:prstGeom prst="rect">
                      <a:avLst/>
                    </a:prstGeom>
                  </pic:spPr>
                </pic:pic>
              </a:graphicData>
            </a:graphic>
          </wp:inline>
        </w:drawing>
      </w:r>
    </w:p>
    <w:p w:rsidR="00183604" w:rsidRDefault="00183604" w:rsidP="008E2145">
      <w:pPr>
        <w:pStyle w:val="Ttulo2Texto"/>
        <w:rPr>
          <w:rFonts w:ascii="Calibri" w:hAnsi="Calibri" w:cs="Calibri"/>
        </w:rPr>
      </w:pPr>
      <w:r>
        <w:rPr>
          <w:rFonts w:ascii="Calibri" w:hAnsi="Calibri" w:cs="Calibri"/>
        </w:rPr>
        <w:t xml:space="preserve">Una vez abierta la tarea el aprobador responsable podrá  </w:t>
      </w:r>
      <w:r w:rsidRPr="00183604">
        <w:rPr>
          <w:noProof/>
          <w:lang w:val="es-AR" w:eastAsia="es-AR"/>
        </w:rPr>
        <w:t xml:space="preserve"> </w:t>
      </w:r>
      <w:r>
        <w:rPr>
          <w:noProof/>
          <w:lang w:val="es-AR" w:eastAsia="es-AR"/>
        </w:rPr>
        <w:t xml:space="preserve">          , </w:t>
      </w:r>
      <w:r w:rsidR="006A111D">
        <w:rPr>
          <w:noProof/>
          <w:lang w:val="es-AR" w:eastAsia="es-AR"/>
        </w:rPr>
        <w:t xml:space="preserve">                     o                  la solicitud.</w:t>
      </w:r>
    </w:p>
    <w:p w:rsidR="00B70537" w:rsidRDefault="006A111D" w:rsidP="008E2145">
      <w:pPr>
        <w:pStyle w:val="Ttulo2Texto"/>
        <w:rPr>
          <w:rFonts w:ascii="Calibri" w:hAnsi="Calibri" w:cs="Calibri"/>
        </w:rPr>
      </w:pPr>
      <w:r w:rsidRPr="00183604">
        <w:rPr>
          <w:rFonts w:ascii="Calibri" w:hAnsi="Calibri" w:cs="Calibri"/>
          <w:noProof/>
          <w:lang w:val="es-AR" w:eastAsia="es-AR"/>
        </w:rPr>
        <w:drawing>
          <wp:anchor distT="0" distB="0" distL="114300" distR="114300" simplePos="0" relativeHeight="251712000" behindDoc="0" locked="0" layoutInCell="1" allowOverlap="1" wp14:anchorId="694A3575" wp14:editId="5EF1B4E0">
            <wp:simplePos x="0" y="0"/>
            <wp:positionH relativeFrom="column">
              <wp:posOffset>198120</wp:posOffset>
            </wp:positionH>
            <wp:positionV relativeFrom="paragraph">
              <wp:posOffset>154940</wp:posOffset>
            </wp:positionV>
            <wp:extent cx="5612130" cy="2700655"/>
            <wp:effectExtent l="0" t="0" r="7620" b="444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12130" cy="2700655"/>
                    </a:xfrm>
                    <a:prstGeom prst="rect">
                      <a:avLst/>
                    </a:prstGeom>
                  </pic:spPr>
                </pic:pic>
              </a:graphicData>
            </a:graphic>
            <wp14:sizeRelH relativeFrom="page">
              <wp14:pctWidth>0</wp14:pctWidth>
            </wp14:sizeRelH>
            <wp14:sizeRelV relativeFrom="page">
              <wp14:pctHeight>0</wp14:pctHeight>
            </wp14:sizeRelV>
          </wp:anchor>
        </w:drawing>
      </w: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3729BB" w:rsidP="008E2145">
      <w:pPr>
        <w:pStyle w:val="Ttulo2Texto"/>
        <w:rPr>
          <w:rFonts w:ascii="Calibri" w:hAnsi="Calibri" w:cs="Calibri"/>
        </w:rPr>
      </w:pPr>
      <w:r w:rsidRPr="00183604">
        <w:rPr>
          <w:rFonts w:ascii="Calibri" w:hAnsi="Calibri" w:cs="Calibri"/>
          <w:noProof/>
          <w:lang w:val="es-AR" w:eastAsia="es-AR"/>
        </w:rPr>
        <w:drawing>
          <wp:anchor distT="0" distB="0" distL="114300" distR="114300" simplePos="0" relativeHeight="251715072" behindDoc="1" locked="0" layoutInCell="1" allowOverlap="1" wp14:anchorId="6419CC0C" wp14:editId="4CB5D022">
            <wp:simplePos x="0" y="0"/>
            <wp:positionH relativeFrom="column">
              <wp:posOffset>5132070</wp:posOffset>
            </wp:positionH>
            <wp:positionV relativeFrom="paragraph">
              <wp:posOffset>193040</wp:posOffset>
            </wp:positionV>
            <wp:extent cx="478790" cy="219075"/>
            <wp:effectExtent l="0" t="0" r="0" b="952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78790" cy="219075"/>
                    </a:xfrm>
                    <a:prstGeom prst="rect">
                      <a:avLst/>
                    </a:prstGeom>
                  </pic:spPr>
                </pic:pic>
              </a:graphicData>
            </a:graphic>
            <wp14:sizeRelH relativeFrom="page">
              <wp14:pctWidth>0</wp14:pctWidth>
            </wp14:sizeRelH>
            <wp14:sizeRelV relativeFrom="page">
              <wp14:pctHeight>0</wp14:pctHeight>
            </wp14:sizeRelV>
          </wp:anchor>
        </w:drawing>
      </w:r>
    </w:p>
    <w:p w:rsidR="006A111D" w:rsidRDefault="006A111D" w:rsidP="008E2145">
      <w:pPr>
        <w:pStyle w:val="Ttulo2Texto"/>
        <w:rPr>
          <w:rFonts w:ascii="Calibri" w:hAnsi="Calibri" w:cs="Calibri"/>
        </w:rPr>
      </w:pPr>
      <w:r>
        <w:rPr>
          <w:rFonts w:ascii="Calibri" w:hAnsi="Calibri" w:cs="Calibri"/>
        </w:rPr>
        <w:t xml:space="preserve">Si la solicitud se encuentra en el primer nivel de aprobación y se presiona el botón               </w:t>
      </w:r>
      <w:r w:rsidR="003729BB">
        <w:rPr>
          <w:rFonts w:ascii="Calibri" w:hAnsi="Calibri" w:cs="Calibri"/>
        </w:rPr>
        <w:t>la solicitud se</w:t>
      </w:r>
      <w:r>
        <w:rPr>
          <w:rFonts w:ascii="Calibri" w:hAnsi="Calibri" w:cs="Calibri"/>
        </w:rPr>
        <w:t xml:space="preserve"> enviará </w:t>
      </w:r>
      <w:r w:rsidR="003729BB">
        <w:rPr>
          <w:rFonts w:ascii="Calibri" w:hAnsi="Calibri" w:cs="Calibri"/>
        </w:rPr>
        <w:t>al siguiente nivel de aprobación. Pero si la misma se encuentra en el último nivel de aprobación al aprobarse será enviada al Grupo de Compras para que realicen el análisis de la misma a fin de  solicitar las correspondientes cotizaciones.</w:t>
      </w:r>
    </w:p>
    <w:p w:rsidR="006A111D" w:rsidRDefault="006A111D" w:rsidP="008E2145">
      <w:pPr>
        <w:pStyle w:val="Ttulo2Texto"/>
        <w:rPr>
          <w:rFonts w:ascii="Calibri" w:hAnsi="Calibri" w:cs="Calibri"/>
        </w:rPr>
      </w:pPr>
    </w:p>
    <w:p w:rsidR="005B1149" w:rsidRDefault="005B1149" w:rsidP="008E2145">
      <w:pPr>
        <w:pStyle w:val="Ttulo2Texto"/>
        <w:rPr>
          <w:rFonts w:ascii="Calibri" w:hAnsi="Calibri" w:cs="Calibri"/>
        </w:rPr>
      </w:pPr>
      <w:r>
        <w:rPr>
          <w:rFonts w:ascii="Calibri" w:hAnsi="Calibri" w:cs="Calibri"/>
        </w:rPr>
        <w:t>A medida que la Solicitud Interna va pasando por los distintos niveles de aprobación dichas aprobaciones quedan reflejadas en una línea de tiempo la cual podrá observarse en la solapa Aprobaciones.</w:t>
      </w:r>
    </w:p>
    <w:p w:rsidR="005B1149" w:rsidRDefault="005B1149" w:rsidP="008E2145">
      <w:pPr>
        <w:pStyle w:val="Ttulo2Texto"/>
        <w:rPr>
          <w:rFonts w:ascii="Calibri" w:hAnsi="Calibri" w:cs="Calibri"/>
        </w:rPr>
      </w:pPr>
    </w:p>
    <w:p w:rsidR="005B1149" w:rsidRDefault="005B1149" w:rsidP="008E2145">
      <w:pPr>
        <w:pStyle w:val="Ttulo2Texto"/>
        <w:rPr>
          <w:rFonts w:ascii="Calibri" w:hAnsi="Calibri" w:cs="Calibri"/>
        </w:rPr>
      </w:pPr>
      <w:r w:rsidRPr="005B1149">
        <w:rPr>
          <w:rFonts w:ascii="Calibri" w:hAnsi="Calibri" w:cs="Calibri"/>
          <w:noProof/>
          <w:lang w:val="es-AR" w:eastAsia="es-AR"/>
        </w:rPr>
        <w:lastRenderedPageBreak/>
        <w:drawing>
          <wp:inline distT="0" distB="0" distL="0" distR="0" wp14:anchorId="7A2C6C7C" wp14:editId="154ACD0E">
            <wp:extent cx="5612130" cy="276415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2764155"/>
                    </a:xfrm>
                    <a:prstGeom prst="rect">
                      <a:avLst/>
                    </a:prstGeom>
                  </pic:spPr>
                </pic:pic>
              </a:graphicData>
            </a:graphic>
          </wp:inline>
        </w:drawing>
      </w:r>
    </w:p>
    <w:p w:rsidR="005B1149" w:rsidRDefault="005B1149" w:rsidP="008E2145">
      <w:pPr>
        <w:pStyle w:val="Ttulo2Texto"/>
        <w:rPr>
          <w:rFonts w:ascii="Calibri" w:hAnsi="Calibri" w:cs="Calibri"/>
        </w:rPr>
      </w:pPr>
    </w:p>
    <w:p w:rsidR="005B1149" w:rsidRDefault="005B1149" w:rsidP="008E2145">
      <w:pPr>
        <w:pStyle w:val="Ttulo2Texto"/>
        <w:rPr>
          <w:rFonts w:ascii="Calibri" w:hAnsi="Calibri" w:cs="Calibri"/>
        </w:rPr>
      </w:pPr>
    </w:p>
    <w:p w:rsidR="005B1149" w:rsidRDefault="005B1149" w:rsidP="008E2145">
      <w:pPr>
        <w:pStyle w:val="Ttulo2Texto"/>
        <w:rPr>
          <w:rFonts w:ascii="Calibri" w:hAnsi="Calibri" w:cs="Calibri"/>
        </w:rPr>
      </w:pPr>
      <w:r w:rsidRPr="00183604">
        <w:rPr>
          <w:rFonts w:ascii="Calibri" w:hAnsi="Calibri" w:cs="Calibri"/>
          <w:noProof/>
          <w:lang w:val="es-AR" w:eastAsia="es-AR"/>
        </w:rPr>
        <w:drawing>
          <wp:anchor distT="0" distB="0" distL="114300" distR="114300" simplePos="0" relativeHeight="251719168" behindDoc="0" locked="0" layoutInCell="1" allowOverlap="1" wp14:anchorId="766333D8" wp14:editId="56C8DB7B">
            <wp:simplePos x="0" y="0"/>
            <wp:positionH relativeFrom="column">
              <wp:posOffset>1906905</wp:posOffset>
            </wp:positionH>
            <wp:positionV relativeFrom="paragraph">
              <wp:posOffset>173990</wp:posOffset>
            </wp:positionV>
            <wp:extent cx="899795" cy="244475"/>
            <wp:effectExtent l="0" t="0" r="0" b="317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899795" cy="244475"/>
                    </a:xfrm>
                    <a:prstGeom prst="rect">
                      <a:avLst/>
                    </a:prstGeom>
                  </pic:spPr>
                </pic:pic>
              </a:graphicData>
            </a:graphic>
            <wp14:sizeRelH relativeFrom="page">
              <wp14:pctWidth>0</wp14:pctWidth>
            </wp14:sizeRelH>
            <wp14:sizeRelV relativeFrom="page">
              <wp14:pctHeight>0</wp14:pctHeight>
            </wp14:sizeRelV>
          </wp:anchor>
        </w:drawing>
      </w:r>
      <w:r w:rsidRPr="00183604">
        <w:rPr>
          <w:rFonts w:ascii="Calibri" w:hAnsi="Calibri" w:cs="Calibri"/>
          <w:noProof/>
          <w:lang w:val="es-AR" w:eastAsia="es-AR"/>
        </w:rPr>
        <w:drawing>
          <wp:anchor distT="0" distB="0" distL="114300" distR="114300" simplePos="0" relativeHeight="251717120" behindDoc="0" locked="0" layoutInCell="1" allowOverlap="1" wp14:anchorId="3907F777" wp14:editId="01AD74B7">
            <wp:simplePos x="0" y="0"/>
            <wp:positionH relativeFrom="column">
              <wp:posOffset>1233170</wp:posOffset>
            </wp:positionH>
            <wp:positionV relativeFrom="paragraph">
              <wp:posOffset>173990</wp:posOffset>
            </wp:positionV>
            <wp:extent cx="528955" cy="248285"/>
            <wp:effectExtent l="0" t="0" r="444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28955" cy="248285"/>
                    </a:xfrm>
                    <a:prstGeom prst="rect">
                      <a:avLst/>
                    </a:prstGeom>
                  </pic:spPr>
                </pic:pic>
              </a:graphicData>
            </a:graphic>
            <wp14:sizeRelH relativeFrom="page">
              <wp14:pctWidth>0</wp14:pctWidth>
            </wp14:sizeRelH>
            <wp14:sizeRelV relativeFrom="page">
              <wp14:pctHeight>0</wp14:pctHeight>
            </wp14:sizeRelV>
          </wp:anchor>
        </w:drawing>
      </w:r>
    </w:p>
    <w:p w:rsidR="003729BB" w:rsidRDefault="003729BB" w:rsidP="005B1149">
      <w:pPr>
        <w:pStyle w:val="Ttulo2Texto"/>
        <w:jc w:val="left"/>
        <w:rPr>
          <w:rFonts w:ascii="Calibri" w:hAnsi="Calibri" w:cs="Calibri"/>
        </w:rPr>
      </w:pPr>
      <w:r>
        <w:rPr>
          <w:rFonts w:ascii="Calibri" w:hAnsi="Calibri" w:cs="Calibri"/>
        </w:rPr>
        <w:t>También se podrá</w:t>
      </w:r>
      <w:r w:rsidR="005B1149">
        <w:rPr>
          <w:rFonts w:ascii="Calibri" w:hAnsi="Calibri" w:cs="Calibri"/>
        </w:rPr>
        <w:t xml:space="preserve">       </w:t>
      </w:r>
      <w:r>
        <w:rPr>
          <w:rFonts w:ascii="Calibri" w:hAnsi="Calibri" w:cs="Calibri"/>
        </w:rPr>
        <w:t xml:space="preserve"> </w:t>
      </w:r>
      <w:r w:rsidR="005B1149">
        <w:rPr>
          <w:rFonts w:ascii="Calibri" w:hAnsi="Calibri" w:cs="Calibri"/>
        </w:rPr>
        <w:t xml:space="preserve">           </w:t>
      </w:r>
      <w:r>
        <w:rPr>
          <w:rFonts w:ascii="Calibri" w:hAnsi="Calibri" w:cs="Calibri"/>
        </w:rPr>
        <w:t>o</w:t>
      </w:r>
      <w:r w:rsidR="005B1149">
        <w:rPr>
          <w:rFonts w:ascii="Calibri" w:hAnsi="Calibri" w:cs="Calibri"/>
        </w:rPr>
        <w:t xml:space="preserve">                             </w:t>
      </w:r>
      <w:r>
        <w:rPr>
          <w:rFonts w:ascii="Calibri" w:hAnsi="Calibri" w:cs="Calibri"/>
        </w:rPr>
        <w:t>, acciones que le solicitará al usuario que complete el motivo por el cual devuelve la solicitud bajo esas características.</w:t>
      </w:r>
    </w:p>
    <w:p w:rsidR="005B1149" w:rsidRDefault="005B1149" w:rsidP="005B1149">
      <w:pPr>
        <w:pStyle w:val="Ttulo2Texto"/>
        <w:jc w:val="left"/>
        <w:rPr>
          <w:rFonts w:ascii="Calibri" w:hAnsi="Calibri" w:cs="Calibri"/>
        </w:rPr>
      </w:pPr>
    </w:p>
    <w:p w:rsidR="006A111D" w:rsidRDefault="006A111D" w:rsidP="008E2145">
      <w:pPr>
        <w:pStyle w:val="Ttulo2Texto"/>
        <w:rPr>
          <w:rFonts w:ascii="Calibri" w:hAnsi="Calibri" w:cs="Calibri"/>
        </w:rPr>
      </w:pPr>
      <w:r w:rsidRPr="006A111D">
        <w:rPr>
          <w:rFonts w:ascii="Calibri" w:hAnsi="Calibri" w:cs="Calibri"/>
          <w:noProof/>
          <w:lang w:val="es-AR" w:eastAsia="es-AR"/>
        </w:rPr>
        <w:drawing>
          <wp:anchor distT="0" distB="0" distL="114300" distR="114300" simplePos="0" relativeHeight="251713024" behindDoc="0" locked="0" layoutInCell="1" allowOverlap="1">
            <wp:simplePos x="0" y="0"/>
            <wp:positionH relativeFrom="column">
              <wp:posOffset>179070</wp:posOffset>
            </wp:positionH>
            <wp:positionV relativeFrom="paragraph">
              <wp:posOffset>0</wp:posOffset>
            </wp:positionV>
            <wp:extent cx="5612130" cy="2778125"/>
            <wp:effectExtent l="0" t="0" r="7620" b="3175"/>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12130" cy="2778125"/>
                    </a:xfrm>
                    <a:prstGeom prst="rect">
                      <a:avLst/>
                    </a:prstGeom>
                  </pic:spPr>
                </pic:pic>
              </a:graphicData>
            </a:graphic>
            <wp14:sizeRelH relativeFrom="page">
              <wp14:pctWidth>0</wp14:pctWidth>
            </wp14:sizeRelH>
            <wp14:sizeRelV relativeFrom="page">
              <wp14:pctHeight>0</wp14:pctHeight>
            </wp14:sizeRelV>
          </wp:anchor>
        </w:drawing>
      </w: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6A111D" w:rsidRDefault="006A111D" w:rsidP="008E2145">
      <w:pPr>
        <w:pStyle w:val="Ttulo2Texto"/>
        <w:rPr>
          <w:rFonts w:ascii="Calibri" w:hAnsi="Calibri" w:cs="Calibri"/>
        </w:rPr>
      </w:pPr>
    </w:p>
    <w:p w:rsidR="00B70537" w:rsidRDefault="00B70537" w:rsidP="008E2145">
      <w:pPr>
        <w:pStyle w:val="Ttulo2Texto"/>
        <w:rPr>
          <w:rFonts w:ascii="Calibri" w:hAnsi="Calibri" w:cs="Calibri"/>
        </w:rPr>
      </w:pPr>
    </w:p>
    <w:p w:rsidR="00183604" w:rsidRDefault="00183604" w:rsidP="008E2145">
      <w:pPr>
        <w:pStyle w:val="Ttulo2Texto"/>
        <w:rPr>
          <w:rFonts w:ascii="Calibri" w:hAnsi="Calibri" w:cs="Calibri"/>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8E2145" w:rsidRDefault="008E2145" w:rsidP="00197A25">
      <w:pPr>
        <w:spacing w:after="60"/>
        <w:rPr>
          <w:rFonts w:ascii="Calibri" w:hAnsi="Calibri" w:cs="Calibri"/>
          <w:b/>
          <w:sz w:val="16"/>
          <w:szCs w:val="16"/>
          <w:lang w:val="es-ES_tradnl"/>
        </w:rPr>
      </w:pPr>
    </w:p>
    <w:p w:rsidR="003729BB" w:rsidRDefault="003729BB" w:rsidP="00197A25">
      <w:pPr>
        <w:spacing w:after="60"/>
        <w:rPr>
          <w:rFonts w:ascii="Calibri" w:hAnsi="Calibri" w:cs="Calibri"/>
          <w:b/>
          <w:sz w:val="16"/>
          <w:szCs w:val="16"/>
          <w:lang w:val="es-ES_tradnl"/>
        </w:rPr>
      </w:pPr>
    </w:p>
    <w:p w:rsidR="00D4682C" w:rsidRDefault="00D4682C" w:rsidP="00197A25">
      <w:pPr>
        <w:spacing w:after="60"/>
        <w:rPr>
          <w:rFonts w:ascii="Calibri" w:hAnsi="Calibri" w:cs="Calibri"/>
          <w:b/>
          <w:sz w:val="16"/>
          <w:szCs w:val="16"/>
          <w:lang w:val="es-ES_tradnl"/>
        </w:rPr>
      </w:pPr>
    </w:p>
    <w:p w:rsidR="00D4682C" w:rsidRDefault="00D4682C" w:rsidP="00197A25">
      <w:pPr>
        <w:spacing w:after="60"/>
        <w:rPr>
          <w:rFonts w:ascii="Calibri" w:hAnsi="Calibri" w:cs="Calibri"/>
          <w:b/>
          <w:sz w:val="16"/>
          <w:szCs w:val="16"/>
          <w:lang w:val="es-ES_tradnl"/>
        </w:rPr>
      </w:pPr>
    </w:p>
    <w:p w:rsidR="00D4682C" w:rsidRDefault="00D4682C" w:rsidP="00197A25">
      <w:pPr>
        <w:spacing w:after="60"/>
        <w:rPr>
          <w:rFonts w:ascii="Calibri" w:hAnsi="Calibri" w:cs="Calibri"/>
          <w:b/>
          <w:sz w:val="16"/>
          <w:szCs w:val="16"/>
          <w:lang w:val="es-ES_tradnl"/>
        </w:rPr>
      </w:pPr>
    </w:p>
    <w:p w:rsidR="00D4682C" w:rsidRDefault="00D4682C" w:rsidP="00197A25">
      <w:pPr>
        <w:spacing w:after="60"/>
        <w:rPr>
          <w:rFonts w:ascii="Calibri" w:hAnsi="Calibri" w:cs="Calibri"/>
          <w:b/>
          <w:sz w:val="16"/>
          <w:szCs w:val="16"/>
          <w:lang w:val="es-ES_tradnl"/>
        </w:rPr>
      </w:pPr>
    </w:p>
    <w:p w:rsidR="0098509E" w:rsidRDefault="0098509E" w:rsidP="0098509E">
      <w:pPr>
        <w:pStyle w:val="Ttulo1"/>
        <w:rPr>
          <w:rStyle w:val="Hipervnculo"/>
          <w:rFonts w:ascii="Calibri" w:hAnsi="Calibri" w:cs="Calibri"/>
          <w:color w:val="000000" w:themeColor="text1"/>
          <w:u w:val="none"/>
          <w:lang w:val="es-AR"/>
        </w:rPr>
      </w:pPr>
      <w:r w:rsidRPr="00DF656D">
        <w:rPr>
          <w:rStyle w:val="Hipervnculo"/>
          <w:rFonts w:ascii="Calibri" w:hAnsi="Calibri" w:cs="Calibri"/>
          <w:color w:val="000000" w:themeColor="text1"/>
          <w:u w:val="none"/>
          <w:lang w:val="es-AR"/>
        </w:rPr>
        <w:lastRenderedPageBreak/>
        <w:t>BotOn iNGRESO DE rEMITO</w:t>
      </w:r>
    </w:p>
    <w:p w:rsidR="005B1149" w:rsidRDefault="005B1149" w:rsidP="005B1149">
      <w:pPr>
        <w:pStyle w:val="Ttulo1Texto"/>
        <w:rPr>
          <w:rFonts w:ascii="Calibri" w:hAnsi="Calibri" w:cs="Calibri"/>
        </w:rPr>
      </w:pPr>
      <w:r w:rsidRPr="005B1149">
        <w:rPr>
          <w:rFonts w:ascii="Calibri" w:hAnsi="Calibri" w:cs="Calibri"/>
        </w:rPr>
        <w:t xml:space="preserve">Al hacer clic sobre éste botón, les desplegará el formulario “INGRESO DE REMITO”, este formulario cuenta con </w:t>
      </w:r>
      <w:r>
        <w:rPr>
          <w:rFonts w:ascii="Calibri" w:hAnsi="Calibri" w:cs="Calibri"/>
        </w:rPr>
        <w:t>campos para</w:t>
      </w:r>
      <w:r w:rsidRPr="005B1149">
        <w:rPr>
          <w:rFonts w:ascii="Calibri" w:hAnsi="Calibri" w:cs="Calibri"/>
        </w:rPr>
        <w:t xml:space="preserve"> carga</w:t>
      </w:r>
      <w:r>
        <w:rPr>
          <w:rFonts w:ascii="Calibri" w:hAnsi="Calibri" w:cs="Calibri"/>
        </w:rPr>
        <w:t>r los</w:t>
      </w:r>
      <w:r w:rsidRPr="005B1149">
        <w:rPr>
          <w:rFonts w:ascii="Calibri" w:hAnsi="Calibri" w:cs="Calibri"/>
        </w:rPr>
        <w:t xml:space="preserve"> datos de</w:t>
      </w:r>
      <w:r>
        <w:rPr>
          <w:rFonts w:ascii="Calibri" w:hAnsi="Calibri" w:cs="Calibri"/>
        </w:rPr>
        <w:t>l</w:t>
      </w:r>
      <w:r w:rsidRPr="005B1149">
        <w:rPr>
          <w:rFonts w:ascii="Calibri" w:hAnsi="Calibri" w:cs="Calibri"/>
        </w:rPr>
        <w:t xml:space="preserve"> remito. Todos en un orden lógico que facilit</w:t>
      </w:r>
      <w:r>
        <w:rPr>
          <w:rFonts w:ascii="Calibri" w:hAnsi="Calibri" w:cs="Calibri"/>
        </w:rPr>
        <w:t>a tanto</w:t>
      </w:r>
      <w:r w:rsidRPr="005B1149">
        <w:rPr>
          <w:rFonts w:ascii="Calibri" w:hAnsi="Calibri" w:cs="Calibri"/>
        </w:rPr>
        <w:t xml:space="preserve"> la carga de los datos como la agilidad del proceso</w:t>
      </w:r>
      <w:r>
        <w:rPr>
          <w:rFonts w:ascii="Calibri" w:hAnsi="Calibri" w:cs="Calibri"/>
        </w:rPr>
        <w:t>.</w:t>
      </w:r>
      <w:r w:rsidRPr="005B1149">
        <w:rPr>
          <w:rFonts w:ascii="Calibri" w:hAnsi="Calibri" w:cs="Calibri"/>
        </w:rPr>
        <w:t xml:space="preserve"> </w:t>
      </w:r>
    </w:p>
    <w:p w:rsidR="005B1149" w:rsidRDefault="005B1149" w:rsidP="005B1149">
      <w:pPr>
        <w:pStyle w:val="Ttulo1Texto"/>
        <w:rPr>
          <w:rFonts w:ascii="Calibri" w:hAnsi="Calibri" w:cs="Calibri"/>
        </w:rPr>
      </w:pPr>
      <w:r w:rsidRPr="005B1149">
        <w:rPr>
          <w:rFonts w:ascii="Calibri" w:hAnsi="Calibri" w:cs="Calibri"/>
          <w:noProof/>
          <w:lang w:val="es-AR" w:eastAsia="es-AR"/>
        </w:rPr>
        <w:drawing>
          <wp:anchor distT="0" distB="0" distL="114300" distR="114300" simplePos="0" relativeHeight="251722240" behindDoc="0" locked="0" layoutInCell="1" allowOverlap="1" wp14:anchorId="208E9F2C" wp14:editId="1A7D1834">
            <wp:simplePos x="0" y="0"/>
            <wp:positionH relativeFrom="column">
              <wp:posOffset>83820</wp:posOffset>
            </wp:positionH>
            <wp:positionV relativeFrom="paragraph">
              <wp:posOffset>174625</wp:posOffset>
            </wp:positionV>
            <wp:extent cx="5612130" cy="2707640"/>
            <wp:effectExtent l="0" t="0" r="762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12130" cy="2707640"/>
                    </a:xfrm>
                    <a:prstGeom prst="rect">
                      <a:avLst/>
                    </a:prstGeom>
                  </pic:spPr>
                </pic:pic>
              </a:graphicData>
            </a:graphic>
            <wp14:sizeRelH relativeFrom="page">
              <wp14:pctWidth>0</wp14:pctWidth>
            </wp14:sizeRelH>
            <wp14:sizeRelV relativeFrom="page">
              <wp14:pctHeight>0</wp14:pctHeight>
            </wp14:sizeRelV>
          </wp:anchor>
        </w:drawing>
      </w: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2"/>
        <w:rPr>
          <w:rFonts w:ascii="Calibri" w:hAnsi="Calibri" w:cs="Calibri"/>
        </w:rPr>
      </w:pPr>
      <w:r w:rsidRPr="005B1149">
        <w:rPr>
          <w:rFonts w:ascii="Calibri" w:hAnsi="Calibri" w:cs="Calibri"/>
        </w:rPr>
        <w:t>Ingreso del REMITO</w:t>
      </w:r>
    </w:p>
    <w:p w:rsidR="005B1149" w:rsidRPr="005B1149" w:rsidRDefault="005B1149" w:rsidP="005B1149"/>
    <w:p w:rsidR="005B1149" w:rsidRDefault="005B1149" w:rsidP="005B1149">
      <w:pPr>
        <w:pStyle w:val="Ttulo2Texto"/>
        <w:rPr>
          <w:rFonts w:ascii="Calibri" w:hAnsi="Calibri" w:cs="Calibri"/>
          <w:lang w:val="es-ES"/>
        </w:rPr>
      </w:pPr>
      <w:r w:rsidRPr="00863A75">
        <w:rPr>
          <w:rFonts w:ascii="Calibri" w:hAnsi="Calibri" w:cs="Calibri"/>
          <w:lang w:val="es-ES"/>
        </w:rPr>
        <w:t>Existen diversos campos  y botones dentro de este formulario que se explican a continuación:</w:t>
      </w:r>
    </w:p>
    <w:p w:rsidR="005B1149" w:rsidRDefault="005B1149" w:rsidP="005B1149">
      <w:pPr>
        <w:pStyle w:val="Ttulo2Texto"/>
        <w:rPr>
          <w:rFonts w:ascii="Calibri" w:hAnsi="Calibri" w:cs="Calibri"/>
          <w:lang w:val="es-ES"/>
        </w:rPr>
      </w:pPr>
    </w:p>
    <w:p w:rsidR="005B1149" w:rsidRPr="00863A75" w:rsidRDefault="005B1149" w:rsidP="005B1149">
      <w:pPr>
        <w:pStyle w:val="Ttulo2Texto"/>
        <w:rPr>
          <w:rFonts w:ascii="Calibri" w:hAnsi="Calibri" w:cs="Calibri"/>
        </w:rPr>
      </w:pPr>
      <w:r w:rsidRPr="005B1149">
        <w:rPr>
          <w:rFonts w:ascii="Calibri" w:hAnsi="Calibri" w:cs="Calibri"/>
          <w:noProof/>
          <w:lang w:val="es-AR" w:eastAsia="es-AR"/>
        </w:rPr>
        <w:drawing>
          <wp:inline distT="0" distB="0" distL="0" distR="0" wp14:anchorId="2DD2859A" wp14:editId="374876CA">
            <wp:extent cx="5612130" cy="271399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2713990"/>
                    </a:xfrm>
                    <a:prstGeom prst="rect">
                      <a:avLst/>
                    </a:prstGeom>
                  </pic:spPr>
                </pic:pic>
              </a:graphicData>
            </a:graphic>
          </wp:inline>
        </w:drawing>
      </w:r>
    </w:p>
    <w:p w:rsidR="005B1149" w:rsidRDefault="005B1149" w:rsidP="005B1149">
      <w:pPr>
        <w:rPr>
          <w:rFonts w:ascii="Calibri" w:hAnsi="Calibri" w:cs="Calibri"/>
        </w:rPr>
      </w:pPr>
      <w:r w:rsidRPr="005B1149">
        <w:rPr>
          <w:rFonts w:ascii="Calibri" w:hAnsi="Calibri" w:cs="Calibri"/>
          <w:noProof/>
          <w:lang w:val="es-AR" w:eastAsia="es-AR"/>
        </w:rPr>
        <w:drawing>
          <wp:anchor distT="0" distB="0" distL="114300" distR="114300" simplePos="0" relativeHeight="251723264" behindDoc="1" locked="0" layoutInCell="1" allowOverlap="1" wp14:anchorId="5938EB00" wp14:editId="779C4E1E">
            <wp:simplePos x="0" y="0"/>
            <wp:positionH relativeFrom="column">
              <wp:posOffset>5557520</wp:posOffset>
            </wp:positionH>
            <wp:positionV relativeFrom="paragraph">
              <wp:posOffset>136525</wp:posOffset>
            </wp:positionV>
            <wp:extent cx="284400" cy="237600"/>
            <wp:effectExtent l="0" t="0" r="1905"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84400" cy="237600"/>
                    </a:xfrm>
                    <a:prstGeom prst="rect">
                      <a:avLst/>
                    </a:prstGeom>
                  </pic:spPr>
                </pic:pic>
              </a:graphicData>
            </a:graphic>
            <wp14:sizeRelH relativeFrom="page">
              <wp14:pctWidth>0</wp14:pctWidth>
            </wp14:sizeRelH>
            <wp14:sizeRelV relativeFrom="page">
              <wp14:pctHeight>0</wp14:pctHeight>
            </wp14:sizeRelV>
          </wp:anchor>
        </w:drawing>
      </w:r>
    </w:p>
    <w:p w:rsidR="005B1149" w:rsidRDefault="005B1149" w:rsidP="005B1149">
      <w:pPr>
        <w:pStyle w:val="Prrafodelista"/>
        <w:numPr>
          <w:ilvl w:val="0"/>
          <w:numId w:val="36"/>
        </w:numPr>
        <w:rPr>
          <w:rFonts w:ascii="Calibri" w:hAnsi="Calibri" w:cs="Calibri"/>
        </w:rPr>
      </w:pPr>
      <w:r>
        <w:rPr>
          <w:rFonts w:ascii="Calibri" w:hAnsi="Calibri" w:cs="Calibri"/>
          <w:b/>
        </w:rPr>
        <w:t>CUIT</w:t>
      </w:r>
      <w:r w:rsidRPr="005C79E7">
        <w:rPr>
          <w:rFonts w:ascii="Calibri" w:hAnsi="Calibri" w:cs="Calibri"/>
          <w:b/>
        </w:rPr>
        <w:t>:</w:t>
      </w:r>
      <w:r>
        <w:rPr>
          <w:rFonts w:ascii="Calibri" w:hAnsi="Calibri" w:cs="Calibri"/>
        </w:rPr>
        <w:t xml:space="preserve"> Este campo consta de un área para ingresar el </w:t>
      </w:r>
      <w:proofErr w:type="spellStart"/>
      <w:r>
        <w:rPr>
          <w:rFonts w:ascii="Calibri" w:hAnsi="Calibri" w:cs="Calibri"/>
        </w:rPr>
        <w:t>Nro</w:t>
      </w:r>
      <w:proofErr w:type="spellEnd"/>
      <w:r>
        <w:rPr>
          <w:rFonts w:ascii="Calibri" w:hAnsi="Calibri" w:cs="Calibri"/>
        </w:rPr>
        <w:t xml:space="preserve"> de CUIT del proveedor y un botón  que al presionarlo nos presentará una grilla con todas las Ordenes de Compras que tenga el proveedor.</w:t>
      </w:r>
    </w:p>
    <w:p w:rsidR="005B1149" w:rsidRDefault="005B1149" w:rsidP="005B1149">
      <w:pPr>
        <w:rPr>
          <w:rFonts w:ascii="Calibri" w:hAnsi="Calibri" w:cs="Calibri"/>
        </w:rPr>
      </w:pPr>
    </w:p>
    <w:p w:rsidR="005B1149" w:rsidRPr="005B1149" w:rsidRDefault="005B1149" w:rsidP="005B1149">
      <w:pPr>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r>
        <w:rPr>
          <w:noProof/>
          <w:lang w:val="es-AR" w:eastAsia="es-AR"/>
        </w:rPr>
        <w:drawing>
          <wp:anchor distT="0" distB="0" distL="114300" distR="114300" simplePos="0" relativeHeight="251724288" behindDoc="0" locked="0" layoutInCell="1" allowOverlap="1">
            <wp:simplePos x="0" y="0"/>
            <wp:positionH relativeFrom="column">
              <wp:posOffset>236220</wp:posOffset>
            </wp:positionH>
            <wp:positionV relativeFrom="paragraph">
              <wp:posOffset>635</wp:posOffset>
            </wp:positionV>
            <wp:extent cx="5670550" cy="2480418"/>
            <wp:effectExtent l="0" t="0" r="635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cstate="print">
                      <a:extLst>
                        <a:ext uri="{BEBA8EAE-BF5A-486C-A8C5-ECC9F3942E4B}">
                          <a14:imgProps xmlns:a14="http://schemas.microsoft.com/office/drawing/2010/main">
                            <a14:imgLayer r:embed="rId47">
                              <a14:imgEffect>
                                <a14:sharpenSoften amount="50000"/>
                              </a14:imgEffect>
                            </a14:imgLayer>
                          </a14:imgProps>
                        </a:ext>
                        <a:ext uri="{28A0092B-C50C-407E-A947-70E740481C1C}">
                          <a14:useLocalDpi xmlns:a14="http://schemas.microsoft.com/office/drawing/2010/main" val="0"/>
                        </a:ext>
                      </a:extLst>
                    </a:blip>
                    <a:srcRect l="5432" t="18511" r="5049" b="11871"/>
                    <a:stretch/>
                  </pic:blipFill>
                  <pic:spPr bwMode="auto">
                    <a:xfrm>
                      <a:off x="0" y="0"/>
                      <a:ext cx="5670550" cy="24804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ind w:left="709"/>
        <w:jc w:val="both"/>
        <w:rPr>
          <w:rFonts w:ascii="Calibri" w:hAnsi="Calibri" w:cs="Calibri"/>
        </w:rPr>
      </w:pPr>
      <w:r w:rsidRPr="005B1149">
        <w:rPr>
          <w:rFonts w:ascii="Calibri" w:hAnsi="Calibri" w:cs="Calibri"/>
        </w:rPr>
        <w:t>Una vez seleccionada una de las Orden de Compras y presionado el botón aceptar el formulario se completará con todos los datos aso</w:t>
      </w:r>
      <w:r>
        <w:rPr>
          <w:rFonts w:ascii="Calibri" w:hAnsi="Calibri" w:cs="Calibri"/>
        </w:rPr>
        <w:t xml:space="preserve">ciados de dicha Orden de Compra como se muestra en la siguiente imagen. </w:t>
      </w:r>
    </w:p>
    <w:p w:rsidR="005B1149" w:rsidRPr="005B1149" w:rsidRDefault="005B1149" w:rsidP="005B1149">
      <w:pPr>
        <w:ind w:left="709"/>
        <w:jc w:val="both"/>
        <w:rPr>
          <w:rFonts w:ascii="Calibri" w:hAnsi="Calibri" w:cs="Calibri"/>
        </w:rPr>
      </w:pPr>
    </w:p>
    <w:p w:rsidR="005B1149" w:rsidRDefault="005B1149" w:rsidP="005B1149">
      <w:pPr>
        <w:pStyle w:val="Ttulo1Texto"/>
        <w:rPr>
          <w:rFonts w:ascii="Calibri" w:hAnsi="Calibri" w:cs="Calibri"/>
        </w:rPr>
      </w:pPr>
      <w:r w:rsidRPr="005B1149">
        <w:rPr>
          <w:rFonts w:ascii="Calibri" w:hAnsi="Calibri" w:cs="Calibri"/>
          <w:noProof/>
          <w:lang w:val="es-AR" w:eastAsia="es-AR"/>
        </w:rPr>
        <w:drawing>
          <wp:anchor distT="0" distB="0" distL="114300" distR="114300" simplePos="0" relativeHeight="251729408" behindDoc="0" locked="0" layoutInCell="1" allowOverlap="1">
            <wp:simplePos x="0" y="0"/>
            <wp:positionH relativeFrom="column">
              <wp:posOffset>375920</wp:posOffset>
            </wp:positionH>
            <wp:positionV relativeFrom="paragraph">
              <wp:posOffset>-1270</wp:posOffset>
            </wp:positionV>
            <wp:extent cx="5612130" cy="2720975"/>
            <wp:effectExtent l="0" t="0" r="7620" b="317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612130" cy="2720975"/>
                    </a:xfrm>
                    <a:prstGeom prst="rect">
                      <a:avLst/>
                    </a:prstGeom>
                  </pic:spPr>
                </pic:pic>
              </a:graphicData>
            </a:graphic>
            <wp14:sizeRelH relativeFrom="page">
              <wp14:pctWidth>0</wp14:pctWidth>
            </wp14:sizeRelH>
            <wp14:sizeRelV relativeFrom="page">
              <wp14:pctHeight>0</wp14:pctHeight>
            </wp14:sizeRelV>
          </wp:anchor>
        </w:drawing>
      </w: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Default="005B1149" w:rsidP="005B1149">
      <w:pPr>
        <w:pStyle w:val="Ttulo1Texto"/>
        <w:rPr>
          <w:rFonts w:ascii="Calibri" w:hAnsi="Calibri" w:cs="Calibri"/>
        </w:rPr>
      </w:pPr>
    </w:p>
    <w:p w:rsidR="005B1149" w:rsidRP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Pr="005B1149" w:rsidRDefault="005B1149" w:rsidP="005B1149">
      <w:pPr>
        <w:pStyle w:val="Prrafodelista"/>
        <w:numPr>
          <w:ilvl w:val="0"/>
          <w:numId w:val="36"/>
        </w:numPr>
        <w:rPr>
          <w:rFonts w:ascii="Calibri" w:hAnsi="Calibri" w:cs="Calibri"/>
        </w:rPr>
      </w:pPr>
      <w:r w:rsidRPr="005B1149">
        <w:rPr>
          <w:rFonts w:ascii="Calibri" w:hAnsi="Calibri" w:cs="Calibri"/>
          <w:b/>
        </w:rPr>
        <w:t xml:space="preserve">Punto de Venta y Nro. Comprobante: </w:t>
      </w:r>
      <w:r w:rsidRPr="005B1149">
        <w:rPr>
          <w:rFonts w:ascii="Calibri" w:hAnsi="Calibri" w:cs="Calibri"/>
        </w:rPr>
        <w:t>En este atributo se debe cargar los números que corresponden a su remito.</w:t>
      </w:r>
    </w:p>
    <w:p w:rsidR="005B1149" w:rsidRPr="005B1149" w:rsidRDefault="005B1149" w:rsidP="005B1149">
      <w:pPr>
        <w:pStyle w:val="Prrafodelista"/>
        <w:numPr>
          <w:ilvl w:val="0"/>
          <w:numId w:val="36"/>
        </w:numPr>
        <w:rPr>
          <w:rFonts w:ascii="Calibri" w:hAnsi="Calibri" w:cs="Calibri"/>
        </w:rPr>
      </w:pPr>
      <w:r w:rsidRPr="005B1149">
        <w:rPr>
          <w:rFonts w:ascii="Calibri" w:hAnsi="Calibri" w:cs="Calibri"/>
          <w:b/>
        </w:rPr>
        <w:t xml:space="preserve">Delegación: </w:t>
      </w:r>
      <w:r w:rsidRPr="005B1149">
        <w:rPr>
          <w:rFonts w:ascii="Calibri" w:hAnsi="Calibri" w:cs="Calibri"/>
        </w:rPr>
        <w:t xml:space="preserve">Contiene los detalles sobre la localidad donde se </w:t>
      </w:r>
      <w:r>
        <w:rPr>
          <w:rFonts w:ascii="Calibri" w:hAnsi="Calibri" w:cs="Calibri"/>
        </w:rPr>
        <w:t xml:space="preserve">está </w:t>
      </w:r>
      <w:r w:rsidRPr="005B1149">
        <w:rPr>
          <w:rFonts w:ascii="Calibri" w:hAnsi="Calibri" w:cs="Calibri"/>
        </w:rPr>
        <w:t>recib</w:t>
      </w:r>
      <w:r>
        <w:rPr>
          <w:rFonts w:ascii="Calibri" w:hAnsi="Calibri" w:cs="Calibri"/>
        </w:rPr>
        <w:t>i</w:t>
      </w:r>
      <w:r w:rsidRPr="005B1149">
        <w:rPr>
          <w:rFonts w:ascii="Calibri" w:hAnsi="Calibri" w:cs="Calibri"/>
        </w:rPr>
        <w:t>e</w:t>
      </w:r>
      <w:r>
        <w:rPr>
          <w:rFonts w:ascii="Calibri" w:hAnsi="Calibri" w:cs="Calibri"/>
        </w:rPr>
        <w:t>ndo</w:t>
      </w:r>
      <w:r w:rsidRPr="005B1149">
        <w:rPr>
          <w:rFonts w:ascii="Calibri" w:hAnsi="Calibri" w:cs="Calibri"/>
        </w:rPr>
        <w:t xml:space="preserve"> el bien o servicio solicitado.</w:t>
      </w:r>
    </w:p>
    <w:p w:rsidR="005B1149" w:rsidRPr="005B1149" w:rsidRDefault="005B1149" w:rsidP="005B1149">
      <w:pPr>
        <w:pStyle w:val="Prrafodelista"/>
        <w:numPr>
          <w:ilvl w:val="0"/>
          <w:numId w:val="36"/>
        </w:numPr>
        <w:rPr>
          <w:rFonts w:ascii="Calibri" w:hAnsi="Calibri" w:cs="Calibri"/>
        </w:rPr>
      </w:pPr>
      <w:r w:rsidRPr="005B1149">
        <w:rPr>
          <w:rFonts w:ascii="Calibri" w:hAnsi="Calibri" w:cs="Calibri"/>
          <w:b/>
        </w:rPr>
        <w:t xml:space="preserve">Sector: </w:t>
      </w:r>
      <w:r w:rsidRPr="005B1149">
        <w:rPr>
          <w:rFonts w:ascii="Calibri" w:hAnsi="Calibri" w:cs="Calibri"/>
        </w:rPr>
        <w:t>Contiene el departamento al cual va dirigido el bien o servicio solicitado.</w:t>
      </w:r>
    </w:p>
    <w:p w:rsidR="005B1149" w:rsidRPr="005B1149" w:rsidRDefault="005B1149" w:rsidP="005B1149">
      <w:pPr>
        <w:pStyle w:val="Prrafodelista"/>
        <w:numPr>
          <w:ilvl w:val="0"/>
          <w:numId w:val="36"/>
        </w:numPr>
        <w:rPr>
          <w:rFonts w:ascii="Calibri" w:hAnsi="Calibri" w:cs="Calibri"/>
        </w:rPr>
      </w:pPr>
      <w:r w:rsidRPr="005B1149">
        <w:rPr>
          <w:rFonts w:ascii="Calibri" w:hAnsi="Calibri" w:cs="Calibri"/>
          <w:noProof/>
          <w:lang w:val="es-AR" w:eastAsia="es-AR"/>
        </w:rPr>
        <w:drawing>
          <wp:anchor distT="0" distB="0" distL="114300" distR="114300" simplePos="0" relativeHeight="251727360" behindDoc="0" locked="0" layoutInCell="1" allowOverlap="1" wp14:anchorId="557B0C23" wp14:editId="6C8D8A0E">
            <wp:simplePos x="0" y="0"/>
            <wp:positionH relativeFrom="column">
              <wp:posOffset>826770</wp:posOffset>
            </wp:positionH>
            <wp:positionV relativeFrom="paragraph">
              <wp:posOffset>17780</wp:posOffset>
            </wp:positionV>
            <wp:extent cx="647700" cy="168910"/>
            <wp:effectExtent l="0" t="0" r="0" b="254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647700" cy="168910"/>
                    </a:xfrm>
                    <a:prstGeom prst="rect">
                      <a:avLst/>
                    </a:prstGeom>
                  </pic:spPr>
                </pic:pic>
              </a:graphicData>
            </a:graphic>
            <wp14:sizeRelH relativeFrom="page">
              <wp14:pctWidth>0</wp14:pctWidth>
            </wp14:sizeRelH>
            <wp14:sizeRelV relativeFrom="page">
              <wp14:pctHeight>0</wp14:pctHeight>
            </wp14:sizeRelV>
          </wp:anchor>
        </w:drawing>
      </w:r>
      <w:r w:rsidRPr="005B1149">
        <w:rPr>
          <w:rFonts w:ascii="Calibri" w:hAnsi="Calibri" w:cs="Calibri"/>
          <w:b/>
        </w:rPr>
        <w:t>Botón</w:t>
      </w:r>
      <w:r>
        <w:rPr>
          <w:rFonts w:ascii="Calibri" w:hAnsi="Calibri" w:cs="Calibri"/>
          <w:b/>
        </w:rPr>
        <w:t xml:space="preserve">                     </w:t>
      </w:r>
      <w:r w:rsidRPr="00736D6B">
        <w:rPr>
          <w:rFonts w:ascii="Calibri" w:hAnsi="Calibri" w:cs="Calibri"/>
          <w:b/>
        </w:rPr>
        <w:t>:</w:t>
      </w:r>
      <w:r w:rsidRPr="005B1149">
        <w:rPr>
          <w:rFonts w:ascii="Calibri" w:hAnsi="Calibri" w:cs="Calibri"/>
          <w:b/>
        </w:rPr>
        <w:t xml:space="preserve"> </w:t>
      </w:r>
      <w:r w:rsidRPr="005B1149">
        <w:rPr>
          <w:rFonts w:ascii="Calibri" w:hAnsi="Calibri" w:cs="Calibri"/>
        </w:rPr>
        <w:t xml:space="preserve">Al hacer clic en esta opción se desplegará una ventana donde puede colocar cualquier otro detalle dentro del campo </w:t>
      </w:r>
      <w:proofErr w:type="spellStart"/>
      <w:r>
        <w:rPr>
          <w:rFonts w:ascii="Calibri" w:hAnsi="Calibri" w:cs="Calibri"/>
        </w:rPr>
        <w:t>texta</w:t>
      </w:r>
      <w:r w:rsidRPr="005B1149">
        <w:rPr>
          <w:rFonts w:ascii="Calibri" w:hAnsi="Calibri" w:cs="Calibri"/>
        </w:rPr>
        <w:t>rea</w:t>
      </w:r>
      <w:proofErr w:type="spellEnd"/>
      <w:r w:rsidRPr="005B1149">
        <w:rPr>
          <w:rFonts w:ascii="Calibri" w:hAnsi="Calibri" w:cs="Calibri"/>
        </w:rPr>
        <w:t xml:space="preserve"> con referencia al remito, y luego clic en OK. </w:t>
      </w:r>
    </w:p>
    <w:p w:rsidR="005B1149" w:rsidRPr="005B1149" w:rsidRDefault="005B1149" w:rsidP="005B1149">
      <w:pPr>
        <w:pStyle w:val="Prrafodelista"/>
        <w:rPr>
          <w:rFonts w:ascii="Calibri" w:hAnsi="Calibri" w:cs="Calibri"/>
          <w:b/>
        </w:rPr>
      </w:pPr>
      <w:r>
        <w:rPr>
          <w:noProof/>
          <w:lang w:val="es-AR" w:eastAsia="es-AR"/>
        </w:rPr>
        <w:drawing>
          <wp:anchor distT="0" distB="0" distL="114300" distR="114300" simplePos="0" relativeHeight="251728384" behindDoc="0" locked="0" layoutInCell="1" allowOverlap="1" wp14:anchorId="3CC32FE3" wp14:editId="2710EC6F">
            <wp:simplePos x="0" y="0"/>
            <wp:positionH relativeFrom="column">
              <wp:posOffset>452120</wp:posOffset>
            </wp:positionH>
            <wp:positionV relativeFrom="paragraph">
              <wp:posOffset>635</wp:posOffset>
            </wp:positionV>
            <wp:extent cx="5340350" cy="1168400"/>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cstate="print">
                      <a:extLst>
                        <a:ext uri="{BEBA8EAE-BF5A-486C-A8C5-ECC9F3942E4B}">
                          <a14:imgProps xmlns:a14="http://schemas.microsoft.com/office/drawing/2010/main">
                            <a14:imgLayer r:embed="rId51">
                              <a14:imgEffect>
                                <a14:sharpenSoften amount="80000"/>
                              </a14:imgEffect>
                            </a14:imgLayer>
                          </a14:imgProps>
                        </a:ext>
                        <a:ext uri="{28A0092B-C50C-407E-A947-70E740481C1C}">
                          <a14:useLocalDpi xmlns:a14="http://schemas.microsoft.com/office/drawing/2010/main" val="0"/>
                        </a:ext>
                      </a:extLst>
                    </a:blip>
                    <a:srcRect l="1471" t="23742" r="3350" b="39235"/>
                    <a:stretch/>
                  </pic:blipFill>
                  <pic:spPr bwMode="auto">
                    <a:xfrm>
                      <a:off x="0" y="0"/>
                      <a:ext cx="5340350" cy="116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B1149" w:rsidRDefault="005B1149" w:rsidP="005B1149">
      <w:pPr>
        <w:ind w:left="709"/>
        <w:jc w:val="both"/>
        <w:rPr>
          <w:rFonts w:ascii="Calibri" w:hAnsi="Calibri" w:cs="Calibri"/>
        </w:rPr>
      </w:pPr>
    </w:p>
    <w:p w:rsidR="005B1149" w:rsidRDefault="005B1149" w:rsidP="005B1149">
      <w:pPr>
        <w:ind w:left="709"/>
        <w:jc w:val="both"/>
        <w:rPr>
          <w:rFonts w:ascii="Calibri" w:hAnsi="Calibri" w:cs="Calibri"/>
        </w:rPr>
      </w:pPr>
    </w:p>
    <w:p w:rsidR="005B1149" w:rsidRDefault="005B1149" w:rsidP="005B1149">
      <w:pPr>
        <w:ind w:left="709"/>
        <w:jc w:val="both"/>
        <w:rPr>
          <w:rFonts w:ascii="Calibri" w:hAnsi="Calibri" w:cs="Calibri"/>
        </w:rPr>
      </w:pPr>
    </w:p>
    <w:p w:rsidR="005B1149" w:rsidRDefault="005B1149" w:rsidP="005B1149">
      <w:pPr>
        <w:ind w:left="709"/>
        <w:jc w:val="both"/>
        <w:rPr>
          <w:rFonts w:ascii="Calibri" w:hAnsi="Calibri" w:cs="Calibri"/>
        </w:rPr>
      </w:pPr>
    </w:p>
    <w:p w:rsidR="005B1149" w:rsidRDefault="005B1149" w:rsidP="005B1149">
      <w:pPr>
        <w:ind w:left="709"/>
        <w:jc w:val="both"/>
        <w:rPr>
          <w:rFonts w:ascii="Calibri" w:hAnsi="Calibri" w:cs="Calibri"/>
        </w:rPr>
      </w:pPr>
      <w:r w:rsidRPr="005B1149">
        <w:rPr>
          <w:rFonts w:ascii="Calibri" w:hAnsi="Calibri" w:cs="Calibri"/>
          <w:noProof/>
          <w:lang w:val="es-AR" w:eastAsia="es-AR"/>
        </w:rPr>
        <w:lastRenderedPageBreak/>
        <w:drawing>
          <wp:anchor distT="0" distB="0" distL="114300" distR="114300" simplePos="0" relativeHeight="251730432" behindDoc="0" locked="0" layoutInCell="1" allowOverlap="1" wp14:anchorId="36551950" wp14:editId="79B8E109">
            <wp:simplePos x="0" y="0"/>
            <wp:positionH relativeFrom="column">
              <wp:posOffset>137795</wp:posOffset>
            </wp:positionH>
            <wp:positionV relativeFrom="paragraph">
              <wp:posOffset>-55245</wp:posOffset>
            </wp:positionV>
            <wp:extent cx="5612130" cy="988695"/>
            <wp:effectExtent l="0" t="0" r="7620" b="1905"/>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612130" cy="988695"/>
                    </a:xfrm>
                    <a:prstGeom prst="rect">
                      <a:avLst/>
                    </a:prstGeom>
                  </pic:spPr>
                </pic:pic>
              </a:graphicData>
            </a:graphic>
            <wp14:sizeRelH relativeFrom="page">
              <wp14:pctWidth>0</wp14:pctWidth>
            </wp14:sizeRelH>
            <wp14:sizeRelV relativeFrom="page">
              <wp14:pctHeight>0</wp14:pctHeight>
            </wp14:sizeRelV>
          </wp:anchor>
        </w:drawing>
      </w:r>
    </w:p>
    <w:p w:rsidR="005B1149" w:rsidRDefault="005B1149" w:rsidP="005B1149">
      <w:pPr>
        <w:ind w:left="709"/>
        <w:jc w:val="both"/>
        <w:rPr>
          <w:rFonts w:ascii="Calibri" w:hAnsi="Calibri" w:cs="Calibri"/>
        </w:rPr>
      </w:pPr>
    </w:p>
    <w:p w:rsidR="005B1149" w:rsidRDefault="005B1149" w:rsidP="005B1149">
      <w:pPr>
        <w:ind w:left="709"/>
        <w:jc w:val="both"/>
        <w:rPr>
          <w:rFonts w:ascii="Calibri" w:hAnsi="Calibri" w:cs="Calibri"/>
        </w:rPr>
      </w:pPr>
    </w:p>
    <w:p w:rsidR="005B1149" w:rsidRDefault="005B1149" w:rsidP="005B1149">
      <w:pPr>
        <w:ind w:left="709"/>
        <w:jc w:val="both"/>
        <w:rPr>
          <w:rFonts w:ascii="Calibri" w:hAnsi="Calibri" w:cs="Calibri"/>
        </w:rPr>
      </w:pPr>
    </w:p>
    <w:p w:rsidR="005B1149" w:rsidRDefault="005B1149" w:rsidP="005B1149">
      <w:pPr>
        <w:ind w:left="709"/>
        <w:jc w:val="both"/>
        <w:rPr>
          <w:rFonts w:ascii="Calibri" w:hAnsi="Calibri" w:cs="Calibri"/>
        </w:rPr>
      </w:pPr>
    </w:p>
    <w:p w:rsidR="005B1149" w:rsidRDefault="005B1149" w:rsidP="005B1149">
      <w:pPr>
        <w:ind w:left="709"/>
        <w:jc w:val="both"/>
        <w:rPr>
          <w:rFonts w:ascii="Calibri" w:hAnsi="Calibri" w:cs="Calibri"/>
        </w:rPr>
      </w:pPr>
    </w:p>
    <w:p w:rsidR="005B1149" w:rsidRDefault="005B1149" w:rsidP="005B1149">
      <w:pPr>
        <w:ind w:left="709"/>
        <w:jc w:val="both"/>
        <w:rPr>
          <w:rFonts w:ascii="Calibri" w:hAnsi="Calibri" w:cs="Calibri"/>
        </w:rPr>
      </w:pPr>
      <w:r>
        <w:rPr>
          <w:rFonts w:ascii="Calibri" w:hAnsi="Calibri" w:cs="Calibri"/>
        </w:rPr>
        <w:t>En el recuadro (</w:t>
      </w:r>
      <w:proofErr w:type="spellStart"/>
      <w:r>
        <w:rPr>
          <w:rFonts w:ascii="Calibri" w:hAnsi="Calibri" w:cs="Calibri"/>
        </w:rPr>
        <w:t>Drop</w:t>
      </w:r>
      <w:proofErr w:type="spellEnd"/>
      <w:r>
        <w:rPr>
          <w:rFonts w:ascii="Calibri" w:hAnsi="Calibri" w:cs="Calibri"/>
        </w:rPr>
        <w:t xml:space="preserve"> </w:t>
      </w:r>
      <w:proofErr w:type="spellStart"/>
      <w:r>
        <w:rPr>
          <w:rFonts w:ascii="Calibri" w:hAnsi="Calibri" w:cs="Calibri"/>
        </w:rPr>
        <w:t>Zone</w:t>
      </w:r>
      <w:proofErr w:type="spellEnd"/>
      <w:r>
        <w:rPr>
          <w:rFonts w:ascii="Calibri" w:hAnsi="Calibri" w:cs="Calibri"/>
        </w:rPr>
        <w:t xml:space="preserve">) que se encuentra a la derecha del de observaciones se debe adjuntar la imagen del Remito que previamente se debió digitalizar. Una vez adjunta la imagen, el Remito se verá al pie de formulario. </w:t>
      </w:r>
    </w:p>
    <w:p w:rsidR="005B1149" w:rsidRDefault="005B1149" w:rsidP="005B1149">
      <w:pPr>
        <w:ind w:left="709"/>
        <w:jc w:val="both"/>
        <w:rPr>
          <w:rFonts w:ascii="Calibri" w:hAnsi="Calibri" w:cs="Calibri"/>
        </w:rPr>
      </w:pPr>
      <w:r w:rsidRPr="005B1149">
        <w:rPr>
          <w:rFonts w:ascii="Calibri" w:hAnsi="Calibri" w:cs="Calibri"/>
          <w:noProof/>
          <w:lang w:val="es-AR" w:eastAsia="es-AR"/>
        </w:rPr>
        <w:drawing>
          <wp:anchor distT="0" distB="0" distL="114300" distR="114300" simplePos="0" relativeHeight="251726336" behindDoc="0" locked="0" layoutInCell="1" allowOverlap="1" wp14:anchorId="54A30259" wp14:editId="0C9DE741">
            <wp:simplePos x="0" y="0"/>
            <wp:positionH relativeFrom="column">
              <wp:posOffset>4560570</wp:posOffset>
            </wp:positionH>
            <wp:positionV relativeFrom="paragraph">
              <wp:posOffset>165100</wp:posOffset>
            </wp:positionV>
            <wp:extent cx="669600" cy="19800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669600" cy="198000"/>
                    </a:xfrm>
                    <a:prstGeom prst="rect">
                      <a:avLst/>
                    </a:prstGeom>
                  </pic:spPr>
                </pic:pic>
              </a:graphicData>
            </a:graphic>
            <wp14:sizeRelH relativeFrom="page">
              <wp14:pctWidth>0</wp14:pctWidth>
            </wp14:sizeRelH>
            <wp14:sizeRelV relativeFrom="page">
              <wp14:pctHeight>0</wp14:pctHeight>
            </wp14:sizeRelV>
          </wp:anchor>
        </w:drawing>
      </w:r>
    </w:p>
    <w:p w:rsidR="005B1149" w:rsidRPr="005B1149" w:rsidRDefault="005B1149" w:rsidP="005B1149">
      <w:pPr>
        <w:ind w:left="709"/>
        <w:jc w:val="both"/>
        <w:rPr>
          <w:rFonts w:ascii="Calibri" w:hAnsi="Calibri" w:cs="Calibri"/>
        </w:rPr>
      </w:pPr>
      <w:r>
        <w:rPr>
          <w:rFonts w:ascii="Calibri" w:hAnsi="Calibri" w:cs="Calibri"/>
        </w:rPr>
        <w:t xml:space="preserve">Una vez finalizado el ingreso del remito se deberá presionar el botón                         para que el remito sea enviado a Compras para su ingreso en Oracle </w:t>
      </w:r>
      <w:proofErr w:type="spellStart"/>
      <w:r>
        <w:rPr>
          <w:rFonts w:ascii="Calibri" w:hAnsi="Calibri" w:cs="Calibri"/>
        </w:rPr>
        <w:t>Financials</w:t>
      </w:r>
      <w:proofErr w:type="spellEnd"/>
      <w:r>
        <w:rPr>
          <w:rFonts w:ascii="Calibri" w:hAnsi="Calibri" w:cs="Calibri"/>
        </w:rPr>
        <w:t xml:space="preserve"> (OF)</w:t>
      </w:r>
    </w:p>
    <w:p w:rsidR="005B1149" w:rsidRDefault="005B1149" w:rsidP="005B1149">
      <w:pPr>
        <w:pStyle w:val="Ttulo1Texto"/>
        <w:rPr>
          <w:lang w:val="es-AR"/>
        </w:rPr>
      </w:pPr>
    </w:p>
    <w:p w:rsidR="005B1149" w:rsidRDefault="005B1149" w:rsidP="005B1149">
      <w:pPr>
        <w:pStyle w:val="Ttulo2"/>
        <w:rPr>
          <w:rFonts w:ascii="Calibri" w:hAnsi="Calibri" w:cs="Calibri"/>
        </w:rPr>
      </w:pPr>
      <w:r>
        <w:rPr>
          <w:rFonts w:ascii="Calibri" w:hAnsi="Calibri" w:cs="Calibri"/>
        </w:rPr>
        <w:t>Solicitud de Despacho</w:t>
      </w:r>
      <w:r w:rsidRPr="005B1149">
        <w:rPr>
          <w:rFonts w:ascii="Calibri" w:hAnsi="Calibri" w:cs="Calibri"/>
        </w:rPr>
        <w:t xml:space="preserve"> del REMITO</w:t>
      </w:r>
    </w:p>
    <w:p w:rsidR="005B1149" w:rsidRDefault="005B1149" w:rsidP="005B1149">
      <w:pPr>
        <w:rPr>
          <w:lang w:val="es-AR"/>
        </w:rPr>
      </w:pPr>
    </w:p>
    <w:p w:rsidR="005B1149" w:rsidRDefault="005B1149" w:rsidP="005B1149">
      <w:pPr>
        <w:pStyle w:val="Ttulo2Texto"/>
        <w:rPr>
          <w:rFonts w:ascii="Calibri" w:hAnsi="Calibri" w:cs="Calibri"/>
          <w:lang w:val="es-ES"/>
        </w:rPr>
      </w:pPr>
      <w:r w:rsidRPr="00C74E97">
        <w:rPr>
          <w:rFonts w:ascii="Calibri" w:hAnsi="Calibri" w:cs="Calibri"/>
          <w:noProof/>
          <w:lang w:val="es-AR" w:eastAsia="es-AR"/>
        </w:rPr>
        <w:drawing>
          <wp:anchor distT="0" distB="0" distL="114300" distR="114300" simplePos="0" relativeHeight="251732480" behindDoc="1" locked="0" layoutInCell="1" allowOverlap="1" wp14:anchorId="61FBAA29" wp14:editId="0EBBCF93">
            <wp:simplePos x="0" y="0"/>
            <wp:positionH relativeFrom="column">
              <wp:posOffset>1518920</wp:posOffset>
            </wp:positionH>
            <wp:positionV relativeFrom="paragraph">
              <wp:posOffset>147320</wp:posOffset>
            </wp:positionV>
            <wp:extent cx="925195" cy="244475"/>
            <wp:effectExtent l="0" t="0" r="8255" b="317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925195" cy="244475"/>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lang w:val="es-ES"/>
        </w:rPr>
        <w:t xml:space="preserve">Una vez que el remito fue ingresado en Zamba y se Solicitó su Despacho, el sector de Compras recibirá dicha tarea en                                                                               </w:t>
      </w:r>
    </w:p>
    <w:p w:rsidR="005B1149" w:rsidRPr="005B1149" w:rsidRDefault="005B1149" w:rsidP="005B1149">
      <w:pPr>
        <w:rPr>
          <w:lang w:val="es-AR"/>
        </w:rPr>
      </w:pPr>
      <w:r w:rsidRPr="005B1149">
        <w:rPr>
          <w:noProof/>
          <w:lang w:val="es-AR" w:eastAsia="es-AR"/>
        </w:rPr>
        <w:drawing>
          <wp:anchor distT="0" distB="0" distL="114300" distR="114300" simplePos="0" relativeHeight="251733504" behindDoc="0" locked="0" layoutInCell="1" allowOverlap="1" wp14:anchorId="5D456666" wp14:editId="4A763F17">
            <wp:simplePos x="0" y="0"/>
            <wp:positionH relativeFrom="column">
              <wp:posOffset>213995</wp:posOffset>
            </wp:positionH>
            <wp:positionV relativeFrom="paragraph">
              <wp:posOffset>63500</wp:posOffset>
            </wp:positionV>
            <wp:extent cx="5612130" cy="2691130"/>
            <wp:effectExtent l="0" t="0" r="762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12130" cy="2691130"/>
                    </a:xfrm>
                    <a:prstGeom prst="rect">
                      <a:avLst/>
                    </a:prstGeom>
                  </pic:spPr>
                </pic:pic>
              </a:graphicData>
            </a:graphic>
            <wp14:sizeRelH relativeFrom="page">
              <wp14:pctWidth>0</wp14:pctWidth>
            </wp14:sizeRelH>
            <wp14:sizeRelV relativeFrom="page">
              <wp14:pctHeight>0</wp14:pctHeight>
            </wp14:sizeRelV>
          </wp:anchor>
        </w:drawing>
      </w: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2Texto"/>
        <w:rPr>
          <w:lang w:val="es-AR"/>
        </w:rPr>
      </w:pPr>
      <w:r w:rsidRPr="005B1149">
        <w:rPr>
          <w:rFonts w:ascii="Calibri" w:hAnsi="Calibri" w:cs="Calibri"/>
          <w:noProof/>
          <w:lang w:val="es-AR" w:eastAsia="es-AR"/>
        </w:rPr>
        <w:drawing>
          <wp:anchor distT="0" distB="0" distL="114300" distR="114300" simplePos="0" relativeHeight="251734528" behindDoc="0" locked="0" layoutInCell="1" allowOverlap="1" wp14:anchorId="6C2F10CC" wp14:editId="64A461C9">
            <wp:simplePos x="0" y="0"/>
            <wp:positionH relativeFrom="column">
              <wp:posOffset>204470</wp:posOffset>
            </wp:positionH>
            <wp:positionV relativeFrom="paragraph">
              <wp:posOffset>492760</wp:posOffset>
            </wp:positionV>
            <wp:extent cx="5612130" cy="2633980"/>
            <wp:effectExtent l="0" t="0" r="762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612130" cy="2633980"/>
                    </a:xfrm>
                    <a:prstGeom prst="rect">
                      <a:avLst/>
                    </a:prstGeom>
                  </pic:spPr>
                </pic:pic>
              </a:graphicData>
            </a:graphic>
            <wp14:sizeRelH relativeFrom="page">
              <wp14:pctWidth>0</wp14:pctWidth>
            </wp14:sizeRelH>
            <wp14:sizeRelV relativeFrom="page">
              <wp14:pctHeight>0</wp14:pctHeight>
            </wp14:sizeRelV>
          </wp:anchor>
        </w:drawing>
      </w:r>
      <w:r w:rsidRPr="005B1149">
        <w:rPr>
          <w:rFonts w:ascii="Calibri" w:hAnsi="Calibri" w:cs="Calibri"/>
          <w:lang w:val="es-ES"/>
        </w:rPr>
        <w:t xml:space="preserve">La tarea debe ser abierta para obtener los datos que deben ingresarse en Oracle </w:t>
      </w:r>
      <w:proofErr w:type="spellStart"/>
      <w:r w:rsidRPr="005B1149">
        <w:rPr>
          <w:rFonts w:ascii="Calibri" w:hAnsi="Calibri" w:cs="Calibri"/>
          <w:lang w:val="es-ES"/>
        </w:rPr>
        <w:t>Financials</w:t>
      </w:r>
      <w:proofErr w:type="spellEnd"/>
      <w:r>
        <w:rPr>
          <w:lang w:val="es-AR"/>
        </w:rPr>
        <w:t xml:space="preserve"> </w:t>
      </w: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2Texto"/>
        <w:rPr>
          <w:rFonts w:ascii="Calibri" w:hAnsi="Calibri" w:cs="Calibri"/>
          <w:lang w:val="es-ES"/>
        </w:rPr>
      </w:pPr>
      <w:r w:rsidRPr="005B1149">
        <w:rPr>
          <w:rFonts w:ascii="Calibri" w:hAnsi="Calibri" w:cs="Calibri"/>
          <w:noProof/>
          <w:lang w:val="es-AR" w:eastAsia="es-AR"/>
        </w:rPr>
        <w:lastRenderedPageBreak/>
        <w:drawing>
          <wp:anchor distT="0" distB="0" distL="114300" distR="114300" simplePos="0" relativeHeight="251735552" behindDoc="1" locked="0" layoutInCell="1" allowOverlap="1" wp14:anchorId="31B0DE6E" wp14:editId="6951E4B8">
            <wp:simplePos x="0" y="0"/>
            <wp:positionH relativeFrom="column">
              <wp:posOffset>2138045</wp:posOffset>
            </wp:positionH>
            <wp:positionV relativeFrom="paragraph">
              <wp:posOffset>-7620</wp:posOffset>
            </wp:positionV>
            <wp:extent cx="734060" cy="219075"/>
            <wp:effectExtent l="0" t="0" r="8890" b="9525"/>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734060" cy="219075"/>
                    </a:xfrm>
                    <a:prstGeom prst="rect">
                      <a:avLst/>
                    </a:prstGeom>
                  </pic:spPr>
                </pic:pic>
              </a:graphicData>
            </a:graphic>
            <wp14:sizeRelH relativeFrom="page">
              <wp14:pctWidth>0</wp14:pctWidth>
            </wp14:sizeRelH>
            <wp14:sizeRelV relativeFrom="page">
              <wp14:pctHeight>0</wp14:pctHeight>
            </wp14:sizeRelV>
          </wp:anchor>
        </w:drawing>
      </w:r>
      <w:r w:rsidRPr="005B1149">
        <w:rPr>
          <w:rFonts w:ascii="Calibri" w:hAnsi="Calibri" w:cs="Calibri"/>
          <w:lang w:val="es-ES"/>
        </w:rPr>
        <w:t>Luego deben presionar el botón                   para que el remito se envíe al Solicitante para su conformación.</w:t>
      </w:r>
    </w:p>
    <w:p w:rsidR="005B1149" w:rsidRPr="005B1149" w:rsidRDefault="005B1149" w:rsidP="005B1149">
      <w:pPr>
        <w:pStyle w:val="Ttulo2Texto"/>
        <w:rPr>
          <w:rFonts w:ascii="Calibri" w:hAnsi="Calibri" w:cs="Calibri"/>
          <w:lang w:val="es-ES"/>
        </w:rPr>
      </w:pPr>
    </w:p>
    <w:p w:rsidR="005B1149" w:rsidRDefault="005B1149" w:rsidP="005B1149">
      <w:pPr>
        <w:pStyle w:val="Ttulo1Texto"/>
        <w:rPr>
          <w:lang w:val="es-AR"/>
        </w:rPr>
      </w:pPr>
      <w:r w:rsidRPr="005B1149">
        <w:rPr>
          <w:noProof/>
          <w:lang w:val="es-AR" w:eastAsia="es-AR"/>
        </w:rPr>
        <w:drawing>
          <wp:anchor distT="0" distB="0" distL="114300" distR="114300" simplePos="0" relativeHeight="251736576" behindDoc="0" locked="0" layoutInCell="1" allowOverlap="1">
            <wp:simplePos x="0" y="0"/>
            <wp:positionH relativeFrom="column">
              <wp:posOffset>185420</wp:posOffset>
            </wp:positionH>
            <wp:positionV relativeFrom="paragraph">
              <wp:posOffset>51435</wp:posOffset>
            </wp:positionV>
            <wp:extent cx="5612130" cy="2781300"/>
            <wp:effectExtent l="0" t="0" r="7620"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612130" cy="2781300"/>
                    </a:xfrm>
                    <a:prstGeom prst="rect">
                      <a:avLst/>
                    </a:prstGeom>
                  </pic:spPr>
                </pic:pic>
              </a:graphicData>
            </a:graphic>
            <wp14:sizeRelH relativeFrom="page">
              <wp14:pctWidth>0</wp14:pctWidth>
            </wp14:sizeRelH>
            <wp14:sizeRelV relativeFrom="page">
              <wp14:pctHeight>0</wp14:pctHeight>
            </wp14:sizeRelV>
          </wp:anchor>
        </w:drawing>
      </w: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2"/>
        <w:rPr>
          <w:rFonts w:ascii="Calibri" w:hAnsi="Calibri" w:cs="Calibri"/>
        </w:rPr>
      </w:pPr>
      <w:r>
        <w:rPr>
          <w:rFonts w:ascii="Calibri" w:hAnsi="Calibri" w:cs="Calibri"/>
        </w:rPr>
        <w:t xml:space="preserve">conformar </w:t>
      </w:r>
      <w:r w:rsidRPr="005B1149">
        <w:rPr>
          <w:rFonts w:ascii="Calibri" w:hAnsi="Calibri" w:cs="Calibri"/>
        </w:rPr>
        <w:t>el REMITO</w:t>
      </w:r>
    </w:p>
    <w:p w:rsidR="005B1149" w:rsidRDefault="005B1149" w:rsidP="005B1149"/>
    <w:p w:rsidR="005B1149" w:rsidRPr="005B1149" w:rsidRDefault="005B1149" w:rsidP="005B1149">
      <w:pPr>
        <w:pStyle w:val="Ttulo2Texto"/>
        <w:rPr>
          <w:rFonts w:ascii="Calibri" w:hAnsi="Calibri" w:cs="Calibri"/>
          <w:lang w:val="es-ES"/>
        </w:rPr>
      </w:pPr>
      <w:r w:rsidRPr="005B1149">
        <w:rPr>
          <w:rFonts w:ascii="Calibri" w:hAnsi="Calibri" w:cs="Calibri"/>
          <w:noProof/>
          <w:lang w:val="es-AR" w:eastAsia="es-AR"/>
        </w:rPr>
        <w:drawing>
          <wp:anchor distT="0" distB="0" distL="114300" distR="114300" simplePos="0" relativeHeight="251738624" behindDoc="0" locked="0" layoutInCell="1" allowOverlap="1" wp14:anchorId="37EA776A" wp14:editId="38F3F912">
            <wp:simplePos x="0" y="0"/>
            <wp:positionH relativeFrom="column">
              <wp:posOffset>394970</wp:posOffset>
            </wp:positionH>
            <wp:positionV relativeFrom="page">
              <wp:posOffset>5620385</wp:posOffset>
            </wp:positionV>
            <wp:extent cx="651510" cy="237490"/>
            <wp:effectExtent l="0" t="0" r="0" b="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51510" cy="237490"/>
                    </a:xfrm>
                    <a:prstGeom prst="rect">
                      <a:avLst/>
                    </a:prstGeom>
                  </pic:spPr>
                </pic:pic>
              </a:graphicData>
            </a:graphic>
            <wp14:sizeRelH relativeFrom="page">
              <wp14:pctWidth>0</wp14:pctWidth>
            </wp14:sizeRelH>
            <wp14:sizeRelV relativeFrom="page">
              <wp14:pctHeight>0</wp14:pctHeight>
            </wp14:sizeRelV>
          </wp:anchor>
        </w:drawing>
      </w:r>
      <w:r w:rsidRPr="005B1149">
        <w:rPr>
          <w:rFonts w:ascii="Calibri" w:hAnsi="Calibri" w:cs="Calibri"/>
          <w:lang w:val="es-ES"/>
        </w:rPr>
        <w:t xml:space="preserve">Una vez realizada la Solicitud de Despacho del Remito, el Solicitante de la mercadería encontrará en                    </w:t>
      </w:r>
      <w:r>
        <w:rPr>
          <w:rFonts w:ascii="Calibri" w:hAnsi="Calibri" w:cs="Calibri"/>
          <w:lang w:val="es-ES"/>
        </w:rPr>
        <w:t xml:space="preserve">    </w:t>
      </w:r>
      <w:r w:rsidRPr="005B1149">
        <w:rPr>
          <w:rFonts w:ascii="Calibri" w:hAnsi="Calibri" w:cs="Calibri"/>
          <w:lang w:val="es-ES"/>
        </w:rPr>
        <w:t xml:space="preserve">la tarea para conformar el Remito de la mercadería que fue </w:t>
      </w:r>
      <w:proofErr w:type="spellStart"/>
      <w:r w:rsidRPr="005B1149">
        <w:rPr>
          <w:rFonts w:ascii="Calibri" w:hAnsi="Calibri" w:cs="Calibri"/>
          <w:lang w:val="es-ES"/>
        </w:rPr>
        <w:t>recepcionada</w:t>
      </w:r>
      <w:proofErr w:type="spellEnd"/>
      <w:r w:rsidRPr="005B1149">
        <w:rPr>
          <w:rFonts w:ascii="Calibri" w:hAnsi="Calibri" w:cs="Calibri"/>
          <w:lang w:val="es-ES"/>
        </w:rPr>
        <w:t xml:space="preserve">. </w:t>
      </w:r>
    </w:p>
    <w:p w:rsidR="005B1149" w:rsidRDefault="005B1149" w:rsidP="005B1149">
      <w:pPr>
        <w:pStyle w:val="Ttulo1Texto"/>
        <w:rPr>
          <w:lang w:val="es-AR"/>
        </w:rPr>
      </w:pPr>
    </w:p>
    <w:p w:rsidR="005B1149" w:rsidRDefault="005B1149" w:rsidP="005B1149">
      <w:pPr>
        <w:pStyle w:val="Ttulo1Texto"/>
        <w:rPr>
          <w:lang w:val="es-AR"/>
        </w:rPr>
      </w:pPr>
      <w:r w:rsidRPr="005B1149">
        <w:rPr>
          <w:noProof/>
          <w:lang w:val="es-AR" w:eastAsia="es-AR"/>
        </w:rPr>
        <w:drawing>
          <wp:inline distT="0" distB="0" distL="0" distR="0" wp14:anchorId="10552EC0" wp14:editId="07ECD774">
            <wp:extent cx="5612130" cy="2842895"/>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12130" cy="2842895"/>
                    </a:xfrm>
                    <a:prstGeom prst="rect">
                      <a:avLst/>
                    </a:prstGeom>
                  </pic:spPr>
                </pic:pic>
              </a:graphicData>
            </a:graphic>
          </wp:inline>
        </w:drawing>
      </w:r>
    </w:p>
    <w:p w:rsidR="005B1149" w:rsidRDefault="005B1149" w:rsidP="005B1149">
      <w:pPr>
        <w:pStyle w:val="Ttulo1Texto"/>
        <w:rPr>
          <w:lang w:val="es-AR"/>
        </w:rPr>
      </w:pPr>
    </w:p>
    <w:p w:rsidR="005B1149" w:rsidDel="005B1149" w:rsidRDefault="005B1149" w:rsidP="005B1149">
      <w:pPr>
        <w:pStyle w:val="Ttulo1Texto"/>
        <w:rPr>
          <w:del w:id="88" w:author="stardoc" w:date="2018-10-22T15:16:00Z"/>
          <w:lang w:val="es-AR"/>
        </w:rPr>
      </w:pPr>
      <w:r w:rsidRPr="005B1149">
        <w:rPr>
          <w:noProof/>
          <w:lang w:val="es-AR" w:eastAsia="es-AR"/>
        </w:rPr>
        <w:drawing>
          <wp:anchor distT="0" distB="0" distL="114300" distR="114300" simplePos="0" relativeHeight="251740672" behindDoc="0" locked="0" layoutInCell="1" allowOverlap="1" wp14:anchorId="6BB572F3" wp14:editId="2B07CD5D">
            <wp:simplePos x="0" y="0"/>
            <wp:positionH relativeFrom="column">
              <wp:posOffset>2709545</wp:posOffset>
            </wp:positionH>
            <wp:positionV relativeFrom="paragraph">
              <wp:posOffset>132715</wp:posOffset>
            </wp:positionV>
            <wp:extent cx="427990" cy="197485"/>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27990" cy="197485"/>
                    </a:xfrm>
                    <a:prstGeom prst="rect">
                      <a:avLst/>
                    </a:prstGeom>
                  </pic:spPr>
                </pic:pic>
              </a:graphicData>
            </a:graphic>
            <wp14:sizeRelH relativeFrom="page">
              <wp14:pctWidth>0</wp14:pctWidth>
            </wp14:sizeRelH>
            <wp14:sizeRelV relativeFrom="page">
              <wp14:pctHeight>0</wp14:pctHeight>
            </wp14:sizeRelV>
          </wp:anchor>
        </w:drawing>
      </w:r>
      <w:r w:rsidRPr="005B1149">
        <w:rPr>
          <w:noProof/>
          <w:lang w:val="es-AR" w:eastAsia="es-AR"/>
        </w:rPr>
        <w:drawing>
          <wp:anchor distT="0" distB="0" distL="114300" distR="114300" simplePos="0" relativeHeight="251739648" behindDoc="1" locked="0" layoutInCell="1" allowOverlap="1" wp14:anchorId="4CC4572A" wp14:editId="2350BED3">
            <wp:simplePos x="0" y="0"/>
            <wp:positionH relativeFrom="column">
              <wp:posOffset>2090420</wp:posOffset>
            </wp:positionH>
            <wp:positionV relativeFrom="paragraph">
              <wp:posOffset>123190</wp:posOffset>
            </wp:positionV>
            <wp:extent cx="478790" cy="233680"/>
            <wp:effectExtent l="0" t="0" r="0"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78790" cy="233680"/>
                    </a:xfrm>
                    <a:prstGeom prst="rect">
                      <a:avLst/>
                    </a:prstGeom>
                  </pic:spPr>
                </pic:pic>
              </a:graphicData>
            </a:graphic>
            <wp14:sizeRelH relativeFrom="page">
              <wp14:pctWidth>0</wp14:pctWidth>
            </wp14:sizeRelH>
            <wp14:sizeRelV relativeFrom="page">
              <wp14:pctHeight>0</wp14:pctHeight>
            </wp14:sizeRelV>
          </wp:anchor>
        </w:drawing>
      </w:r>
      <w:r>
        <w:rPr>
          <w:lang w:val="es-AR"/>
        </w:rPr>
        <w:t xml:space="preserve">Una vez seleccionada la tarea correspondiente, se abrirá el formulario para la aprobación de remito el cual tiene dos botones            y     </w:t>
      </w:r>
      <w:proofErr w:type="spellStart"/>
      <w:r>
        <w:rPr>
          <w:lang w:val="es-AR"/>
        </w:rPr>
        <w:t>y</w:t>
      </w:r>
      <w:proofErr w:type="spellEnd"/>
      <w:r>
        <w:rPr>
          <w:lang w:val="es-AR"/>
        </w:rPr>
        <w:t xml:space="preserve">     Al presionar Conformar se generará dos acciones, por un lado enviar la tarea de aprobación del remito a los siguientes niveles los cuales deberán conformar el remito, y por otro lado se abrirá un formulario para la evaluación del proveedor.</w:t>
      </w: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jc w:val="center"/>
        <w:rPr>
          <w:lang w:val="es-AR"/>
        </w:rPr>
      </w:pPr>
      <w:r w:rsidRPr="005B1149">
        <w:rPr>
          <w:noProof/>
          <w:lang w:val="es-AR" w:eastAsia="es-AR"/>
        </w:rPr>
        <w:drawing>
          <wp:anchor distT="0" distB="0" distL="114300" distR="114300" simplePos="0" relativeHeight="251741696" behindDoc="0" locked="0" layoutInCell="1" allowOverlap="1">
            <wp:simplePos x="0" y="0"/>
            <wp:positionH relativeFrom="column">
              <wp:posOffset>156845</wp:posOffset>
            </wp:positionH>
            <wp:positionV relativeFrom="paragraph">
              <wp:posOffset>-3810</wp:posOffset>
            </wp:positionV>
            <wp:extent cx="5612130" cy="2707640"/>
            <wp:effectExtent l="0" t="0" r="7620"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612130" cy="2707640"/>
                    </a:xfrm>
                    <a:prstGeom prst="rect">
                      <a:avLst/>
                    </a:prstGeom>
                  </pic:spPr>
                </pic:pic>
              </a:graphicData>
            </a:graphic>
            <wp14:sizeRelH relativeFrom="page">
              <wp14:pctWidth>0</wp14:pctWidth>
            </wp14:sizeRelH>
            <wp14:sizeRelV relativeFrom="page">
              <wp14:pctHeight>0</wp14:pctHeight>
            </wp14:sizeRelV>
          </wp:anchor>
        </w:drawing>
      </w: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r>
        <w:rPr>
          <w:rFonts w:ascii="Calibri" w:hAnsi="Calibri" w:cs="Calibri"/>
        </w:rPr>
        <w:t>A medida que el Remito va pasando por los distintos niveles de aprobación dichas aprobaciones quedan reflejadas en una línea de tiempo la cual podrá observarse en la solapa Aprobaciones.</w:t>
      </w: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r w:rsidRPr="005B1149">
        <w:rPr>
          <w:noProof/>
          <w:lang w:val="es-AR" w:eastAsia="es-AR"/>
        </w:rPr>
        <w:drawing>
          <wp:anchor distT="0" distB="0" distL="114300" distR="114300" simplePos="0" relativeHeight="251742720" behindDoc="0" locked="0" layoutInCell="1" allowOverlap="1">
            <wp:simplePos x="0" y="0"/>
            <wp:positionH relativeFrom="column">
              <wp:posOffset>271145</wp:posOffset>
            </wp:positionH>
            <wp:positionV relativeFrom="paragraph">
              <wp:posOffset>-3810</wp:posOffset>
            </wp:positionV>
            <wp:extent cx="5612130" cy="2693035"/>
            <wp:effectExtent l="0" t="0" r="7620"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612130" cy="2693035"/>
                    </a:xfrm>
                    <a:prstGeom prst="rect">
                      <a:avLst/>
                    </a:prstGeom>
                  </pic:spPr>
                </pic:pic>
              </a:graphicData>
            </a:graphic>
            <wp14:sizeRelH relativeFrom="page">
              <wp14:pctWidth>0</wp14:pctWidth>
            </wp14:sizeRelH>
            <wp14:sizeRelV relativeFrom="page">
              <wp14:pctHeight>0</wp14:pctHeight>
            </wp14:sizeRelV>
          </wp:anchor>
        </w:drawing>
      </w: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5B1149">
      <w:pPr>
        <w:pStyle w:val="Ttulo1Texto"/>
        <w:rPr>
          <w:lang w:val="es-AR"/>
        </w:rPr>
      </w:pPr>
    </w:p>
    <w:p w:rsidR="005B1149" w:rsidRDefault="005B1149" w:rsidP="00197A25">
      <w:pPr>
        <w:spacing w:after="60"/>
        <w:rPr>
          <w:rFonts w:ascii="Calibri" w:hAnsi="Calibri" w:cs="Calibri"/>
          <w:b/>
          <w:sz w:val="16"/>
          <w:szCs w:val="16"/>
          <w:lang w:val="es-ES_tradnl"/>
        </w:rPr>
      </w:pPr>
    </w:p>
    <w:p w:rsidR="005B1149" w:rsidRDefault="005B1149" w:rsidP="00197A25">
      <w:pPr>
        <w:spacing w:after="60"/>
        <w:rPr>
          <w:rFonts w:ascii="Calibri" w:hAnsi="Calibri" w:cs="Calibri"/>
          <w:b/>
          <w:sz w:val="16"/>
          <w:szCs w:val="16"/>
          <w:lang w:val="es-ES_tradnl"/>
        </w:rPr>
      </w:pPr>
    </w:p>
    <w:p w:rsidR="005B1149" w:rsidRDefault="005B1149" w:rsidP="00197A25">
      <w:pPr>
        <w:spacing w:after="60"/>
        <w:rPr>
          <w:rFonts w:ascii="Calibri" w:hAnsi="Calibri" w:cs="Calibri"/>
          <w:b/>
          <w:sz w:val="16"/>
          <w:szCs w:val="16"/>
          <w:lang w:val="es-ES_tradnl"/>
        </w:rPr>
      </w:pPr>
    </w:p>
    <w:p w:rsidR="005B1149" w:rsidRDefault="005B1149" w:rsidP="00197A25">
      <w:pPr>
        <w:spacing w:after="60"/>
        <w:rPr>
          <w:rFonts w:ascii="Calibri" w:hAnsi="Calibri" w:cs="Calibri"/>
          <w:b/>
          <w:sz w:val="16"/>
          <w:szCs w:val="16"/>
          <w:lang w:val="es-ES_tradnl"/>
        </w:rPr>
      </w:pPr>
    </w:p>
    <w:p w:rsidR="005B1149" w:rsidRDefault="005B1149" w:rsidP="00197A25">
      <w:pPr>
        <w:spacing w:after="60"/>
        <w:rPr>
          <w:rFonts w:ascii="Calibri" w:hAnsi="Calibri" w:cs="Calibri"/>
          <w:b/>
          <w:sz w:val="16"/>
          <w:szCs w:val="16"/>
          <w:lang w:val="es-ES_tradnl"/>
        </w:rPr>
      </w:pPr>
    </w:p>
    <w:sectPr w:rsidR="005B1149" w:rsidSect="00BB2CA1">
      <w:pgSz w:w="11907" w:h="16839" w:code="9"/>
      <w:pgMar w:top="1134" w:right="1418" w:bottom="1134" w:left="1418" w:header="720" w:footer="567"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1F5D" w:rsidRDefault="00D21F5D">
      <w:r>
        <w:separator/>
      </w:r>
    </w:p>
  </w:endnote>
  <w:endnote w:type="continuationSeparator" w:id="0">
    <w:p w:rsidR="00D21F5D" w:rsidRDefault="00D21F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502050306020203"/>
    <w:charset w:val="00"/>
    <w:family w:val="roman"/>
    <w:pitch w:val="variable"/>
    <w:sig w:usb0="00000007" w:usb1="00000000" w:usb2="00000000" w:usb3="00000000" w:csb0="00000093"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4BFB" w:rsidRPr="008106B0" w:rsidRDefault="00F14BFB" w:rsidP="008106B0">
    <w:pPr>
      <w:pStyle w:val="Piedepgina"/>
      <w:jc w:val="right"/>
      <w:rPr>
        <w:sz w:val="16"/>
        <w:szCs w:val="16"/>
      </w:rPr>
    </w:pPr>
    <w:r w:rsidRPr="008106B0">
      <w:rPr>
        <w:rStyle w:val="Nmerodepgina"/>
        <w:sz w:val="16"/>
        <w:szCs w:val="16"/>
      </w:rPr>
      <w:fldChar w:fldCharType="begin"/>
    </w:r>
    <w:r w:rsidRPr="008106B0">
      <w:rPr>
        <w:rStyle w:val="Nmerodepgina"/>
        <w:sz w:val="16"/>
        <w:szCs w:val="16"/>
      </w:rPr>
      <w:instrText xml:space="preserve"> PAGE </w:instrText>
    </w:r>
    <w:r w:rsidRPr="008106B0">
      <w:rPr>
        <w:rStyle w:val="Nmerodepgina"/>
        <w:sz w:val="16"/>
        <w:szCs w:val="16"/>
      </w:rPr>
      <w:fldChar w:fldCharType="separate"/>
    </w:r>
    <w:r w:rsidR="00A5319E">
      <w:rPr>
        <w:rStyle w:val="Nmerodepgina"/>
        <w:noProof/>
        <w:sz w:val="16"/>
        <w:szCs w:val="16"/>
      </w:rPr>
      <w:t>13</w:t>
    </w:r>
    <w:r w:rsidRPr="008106B0">
      <w:rPr>
        <w:rStyle w:val="Nmerodepgina"/>
        <w:sz w:val="16"/>
        <w:szCs w:val="16"/>
      </w:rPr>
      <w:fldChar w:fldCharType="end"/>
    </w:r>
    <w:r>
      <w:rPr>
        <w:rStyle w:val="Nmerodepgina"/>
        <w:sz w:val="16"/>
        <w:szCs w:val="16"/>
      </w:rPr>
      <w:t xml:space="preserve"> de </w:t>
    </w:r>
    <w:r w:rsidRPr="008106B0">
      <w:rPr>
        <w:rStyle w:val="Nmerodepgina"/>
        <w:sz w:val="16"/>
        <w:szCs w:val="16"/>
      </w:rPr>
      <w:fldChar w:fldCharType="begin"/>
    </w:r>
    <w:r w:rsidRPr="008106B0">
      <w:rPr>
        <w:rStyle w:val="Nmerodepgina"/>
        <w:sz w:val="16"/>
        <w:szCs w:val="16"/>
      </w:rPr>
      <w:instrText xml:space="preserve"> NUMPAGES </w:instrText>
    </w:r>
    <w:r w:rsidRPr="008106B0">
      <w:rPr>
        <w:rStyle w:val="Nmerodepgina"/>
        <w:sz w:val="16"/>
        <w:szCs w:val="16"/>
      </w:rPr>
      <w:fldChar w:fldCharType="separate"/>
    </w:r>
    <w:r w:rsidR="00A5319E">
      <w:rPr>
        <w:rStyle w:val="Nmerodepgina"/>
        <w:noProof/>
        <w:sz w:val="16"/>
        <w:szCs w:val="16"/>
      </w:rPr>
      <w:t>13</w:t>
    </w:r>
    <w:r w:rsidRPr="008106B0">
      <w:rPr>
        <w:rStyle w:val="Nmerodepgina"/>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1F5D" w:rsidRDefault="00D21F5D">
      <w:r>
        <w:separator/>
      </w:r>
    </w:p>
  </w:footnote>
  <w:footnote w:type="continuationSeparator" w:id="0">
    <w:p w:rsidR="00D21F5D" w:rsidRDefault="00D21F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4BFB" w:rsidRPr="001F6DBC" w:rsidRDefault="00F14BFB" w:rsidP="00227FD3">
    <w:pPr>
      <w:pStyle w:val="Encabezado"/>
      <w:jc w:val="center"/>
      <w:rPr>
        <w:rFonts w:ascii="Calibri" w:hAnsi="Calibri" w:cs="Calibri"/>
        <w:b/>
        <w:sz w:val="20"/>
        <w:szCs w:val="20"/>
      </w:rPr>
    </w:pPr>
  </w:p>
  <w:p w:rsidR="00F14BFB" w:rsidRPr="001F6DBC" w:rsidRDefault="000043B2" w:rsidP="00227FD3">
    <w:pPr>
      <w:pStyle w:val="Encabezado"/>
      <w:jc w:val="center"/>
      <w:rPr>
        <w:rFonts w:ascii="Calibri" w:hAnsi="Calibri" w:cs="Calibri"/>
        <w:sz w:val="18"/>
        <w:szCs w:val="18"/>
      </w:rPr>
    </w:pPr>
    <w:r>
      <w:rPr>
        <w:rFonts w:ascii="Calibri" w:hAnsi="Calibri" w:cs="Calibri"/>
        <w:noProof/>
        <w:lang w:val="es-AR" w:eastAsia="es-AR"/>
      </w:rPr>
      <w:drawing>
        <wp:anchor distT="0" distB="0" distL="114300" distR="114300" simplePos="0" relativeHeight="251657216" behindDoc="1" locked="0" layoutInCell="1" allowOverlap="1">
          <wp:simplePos x="0" y="0"/>
          <wp:positionH relativeFrom="column">
            <wp:posOffset>-526415</wp:posOffset>
          </wp:positionH>
          <wp:positionV relativeFrom="paragraph">
            <wp:posOffset>-113665</wp:posOffset>
          </wp:positionV>
          <wp:extent cx="1294765" cy="532130"/>
          <wp:effectExtent l="0" t="0" r="0" b="0"/>
          <wp:wrapNone/>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4765" cy="532130"/>
                  </a:xfrm>
                  <a:prstGeom prst="rect">
                    <a:avLst/>
                  </a:prstGeom>
                  <a:noFill/>
                  <a:ln>
                    <a:noFill/>
                  </a:ln>
                </pic:spPr>
              </pic:pic>
            </a:graphicData>
          </a:graphic>
          <wp14:sizeRelH relativeFrom="page">
            <wp14:pctWidth>0</wp14:pctWidth>
          </wp14:sizeRelH>
          <wp14:sizeRelV relativeFrom="page">
            <wp14:pctHeight>0</wp14:pctHeight>
          </wp14:sizeRelV>
        </wp:anchor>
      </w:drawing>
    </w:r>
    <w:r w:rsidR="00F14BFB" w:rsidRPr="001F6DBC">
      <w:rPr>
        <w:rFonts w:ascii="Calibri" w:hAnsi="Calibri" w:cs="Calibri"/>
        <w:b/>
        <w:sz w:val="20"/>
        <w:szCs w:val="20"/>
      </w:rPr>
      <w:t>- MANUAL DE CAPACITACIÓN -</w:t>
    </w:r>
    <w:r w:rsidR="00F14BFB" w:rsidRPr="001F6DBC">
      <w:rPr>
        <w:rFonts w:ascii="Calibri" w:hAnsi="Calibri" w:cs="Calibri"/>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4BFB" w:rsidRDefault="00F14BFB">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4BFB" w:rsidRPr="00227FD3" w:rsidRDefault="000043B2" w:rsidP="00227FD3">
    <w:pPr>
      <w:pStyle w:val="Encabezado"/>
      <w:spacing w:line="360" w:lineRule="auto"/>
      <w:ind w:left="181"/>
      <w:rPr>
        <w:rFonts w:ascii="Verdana" w:hAnsi="Verdana" w:cs="Microsoft Sans Serif"/>
        <w:b/>
        <w:bCs/>
        <w:sz w:val="18"/>
        <w:szCs w:val="18"/>
      </w:rPr>
    </w:pPr>
    <w:r>
      <w:rPr>
        <w:rFonts w:ascii="Verdana" w:hAnsi="Verdana" w:cs="Microsoft Sans Serif"/>
        <w:b/>
        <w:bCs/>
        <w:noProof/>
        <w:sz w:val="18"/>
        <w:szCs w:val="18"/>
        <w:lang w:val="es-AR" w:eastAsia="es-AR"/>
      </w:rPr>
      <w:drawing>
        <wp:anchor distT="0" distB="0" distL="114300" distR="114300" simplePos="0" relativeHeight="251658240" behindDoc="1" locked="0" layoutInCell="1" allowOverlap="1">
          <wp:simplePos x="0" y="0"/>
          <wp:positionH relativeFrom="column">
            <wp:posOffset>-553720</wp:posOffset>
          </wp:positionH>
          <wp:positionV relativeFrom="paragraph">
            <wp:posOffset>38735</wp:posOffset>
          </wp:positionV>
          <wp:extent cx="1294765" cy="532130"/>
          <wp:effectExtent l="0" t="0" r="0" b="0"/>
          <wp:wrapNone/>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4765" cy="532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4BFB" w:rsidRPr="00227FD3" w:rsidRDefault="00F14BFB" w:rsidP="00227FD3">
    <w:pPr>
      <w:pStyle w:val="Encabezado"/>
      <w:spacing w:line="360" w:lineRule="auto"/>
      <w:ind w:left="181"/>
      <w:jc w:val="right"/>
      <w:rPr>
        <w:rFonts w:ascii="Verdana" w:hAnsi="Verdana" w:cs="Microsoft Sans Serif"/>
        <w:b/>
        <w:bCs/>
        <w:sz w:val="18"/>
        <w:szCs w:val="18"/>
      </w:rPr>
    </w:pPr>
    <w:r w:rsidRPr="00227FD3">
      <w:rPr>
        <w:rFonts w:ascii="Verdana" w:hAnsi="Verdana" w:cs="Microsoft Sans Serif"/>
        <w:b/>
        <w:bCs/>
        <w:sz w:val="18"/>
        <w:szCs w:val="18"/>
      </w:rPr>
      <w:t>Manual de Capacitación</w:t>
    </w:r>
  </w:p>
  <w:p w:rsidR="00F14BFB" w:rsidRPr="00227FD3" w:rsidRDefault="00F14BFB" w:rsidP="00227FD3">
    <w:pPr>
      <w:pStyle w:val="Encabezado"/>
      <w:spacing w:line="360" w:lineRule="auto"/>
      <w:ind w:left="541"/>
      <w:jc w:val="right"/>
      <w:rPr>
        <w:rFonts w:ascii="Verdana" w:hAnsi="Verdana" w:cs="Microsoft Sans Serif"/>
        <w:bCs/>
        <w:sz w:val="18"/>
        <w:szCs w:val="18"/>
      </w:rPr>
    </w:pPr>
    <w:r w:rsidRPr="00227FD3">
      <w:rPr>
        <w:rFonts w:ascii="Verdana" w:hAnsi="Verdana" w:cs="Microsoft Sans Serif"/>
        <w:bCs/>
        <w:sz w:val="18"/>
        <w:szCs w:val="18"/>
      </w:rPr>
      <w:t xml:space="preserve">ZAMBA – </w:t>
    </w:r>
    <w:r w:rsidR="00C43A84">
      <w:rPr>
        <w:rFonts w:ascii="Verdana" w:hAnsi="Verdana" w:cs="Microsoft Sans Serif"/>
        <w:bCs/>
        <w:sz w:val="18"/>
        <w:szCs w:val="18"/>
      </w:rPr>
      <w:t>Nuevo Pago</w:t>
    </w:r>
  </w:p>
  <w:p w:rsidR="00F14BFB" w:rsidRDefault="00F14BFB" w:rsidP="00BC7F05">
    <w:pPr>
      <w:pStyle w:val="Encabezado"/>
      <w:pBdr>
        <w:bottom w:val="single" w:sz="4" w:space="1" w:color="auto"/>
      </w:pBdr>
      <w:ind w:left="181"/>
      <w:rPr>
        <w:rFonts w:ascii="Verdana" w:hAnsi="Verdana" w:cs="Microsoft Sans Serif"/>
        <w:bCs/>
        <w:sz w:val="18"/>
        <w:szCs w:val="18"/>
      </w:rPr>
    </w:pPr>
  </w:p>
  <w:p w:rsidR="00F14BFB" w:rsidRPr="00BC7F05" w:rsidRDefault="00F14BFB" w:rsidP="00BC7F05">
    <w:pPr>
      <w:pStyle w:val="Encabezado"/>
      <w:ind w:left="181"/>
      <w:jc w:val="center"/>
      <w:rPr>
        <w:rFonts w:ascii="Verdana" w:hAnsi="Verdana" w:cs="Microsoft Sans Serif"/>
        <w:bCs/>
        <w:sz w:val="18"/>
        <w:szCs w:val="1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4BFB" w:rsidRDefault="00F14BF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7094A"/>
    <w:multiLevelType w:val="hybridMultilevel"/>
    <w:tmpl w:val="B71C53EA"/>
    <w:lvl w:ilvl="0" w:tplc="0C0A000F">
      <w:start w:val="1"/>
      <w:numFmt w:val="decimal"/>
      <w:lvlText w:val="%1."/>
      <w:lvlJc w:val="left"/>
      <w:pPr>
        <w:tabs>
          <w:tab w:val="num" w:pos="1440"/>
        </w:tabs>
        <w:ind w:left="1440" w:hanging="360"/>
      </w:pPr>
      <w:rPr>
        <w:rFonts w:hint="default"/>
      </w:rPr>
    </w:lvl>
    <w:lvl w:ilvl="1" w:tplc="F30CB6E4" w:tentative="1">
      <w:start w:val="1"/>
      <w:numFmt w:val="bullet"/>
      <w:lvlText w:val="o"/>
      <w:lvlJc w:val="left"/>
      <w:pPr>
        <w:tabs>
          <w:tab w:val="num" w:pos="2163"/>
        </w:tabs>
        <w:ind w:left="2163" w:hanging="360"/>
      </w:pPr>
      <w:rPr>
        <w:rFonts w:ascii="Courier New" w:hAnsi="Courier New" w:hint="default"/>
      </w:rPr>
    </w:lvl>
    <w:lvl w:ilvl="2" w:tplc="C3BEE030" w:tentative="1">
      <w:start w:val="1"/>
      <w:numFmt w:val="bullet"/>
      <w:lvlText w:val=""/>
      <w:lvlJc w:val="left"/>
      <w:pPr>
        <w:tabs>
          <w:tab w:val="num" w:pos="2883"/>
        </w:tabs>
        <w:ind w:left="2883" w:hanging="360"/>
      </w:pPr>
      <w:rPr>
        <w:rFonts w:ascii="Wingdings" w:hAnsi="Wingdings" w:hint="default"/>
      </w:rPr>
    </w:lvl>
    <w:lvl w:ilvl="3" w:tplc="15CC78D0" w:tentative="1">
      <w:start w:val="1"/>
      <w:numFmt w:val="bullet"/>
      <w:lvlText w:val=""/>
      <w:lvlJc w:val="left"/>
      <w:pPr>
        <w:tabs>
          <w:tab w:val="num" w:pos="3603"/>
        </w:tabs>
        <w:ind w:left="3603" w:hanging="360"/>
      </w:pPr>
      <w:rPr>
        <w:rFonts w:ascii="Symbol" w:hAnsi="Symbol" w:hint="default"/>
      </w:rPr>
    </w:lvl>
    <w:lvl w:ilvl="4" w:tplc="30ACAAEE" w:tentative="1">
      <w:start w:val="1"/>
      <w:numFmt w:val="bullet"/>
      <w:lvlText w:val="o"/>
      <w:lvlJc w:val="left"/>
      <w:pPr>
        <w:tabs>
          <w:tab w:val="num" w:pos="4323"/>
        </w:tabs>
        <w:ind w:left="4323" w:hanging="360"/>
      </w:pPr>
      <w:rPr>
        <w:rFonts w:ascii="Courier New" w:hAnsi="Courier New" w:hint="default"/>
      </w:rPr>
    </w:lvl>
    <w:lvl w:ilvl="5" w:tplc="0A4EC89A" w:tentative="1">
      <w:start w:val="1"/>
      <w:numFmt w:val="bullet"/>
      <w:lvlText w:val=""/>
      <w:lvlJc w:val="left"/>
      <w:pPr>
        <w:tabs>
          <w:tab w:val="num" w:pos="5043"/>
        </w:tabs>
        <w:ind w:left="5043" w:hanging="360"/>
      </w:pPr>
      <w:rPr>
        <w:rFonts w:ascii="Wingdings" w:hAnsi="Wingdings" w:hint="default"/>
      </w:rPr>
    </w:lvl>
    <w:lvl w:ilvl="6" w:tplc="55FAB574" w:tentative="1">
      <w:start w:val="1"/>
      <w:numFmt w:val="bullet"/>
      <w:lvlText w:val=""/>
      <w:lvlJc w:val="left"/>
      <w:pPr>
        <w:tabs>
          <w:tab w:val="num" w:pos="5763"/>
        </w:tabs>
        <w:ind w:left="5763" w:hanging="360"/>
      </w:pPr>
      <w:rPr>
        <w:rFonts w:ascii="Symbol" w:hAnsi="Symbol" w:hint="default"/>
      </w:rPr>
    </w:lvl>
    <w:lvl w:ilvl="7" w:tplc="9DB48800" w:tentative="1">
      <w:start w:val="1"/>
      <w:numFmt w:val="bullet"/>
      <w:lvlText w:val="o"/>
      <w:lvlJc w:val="left"/>
      <w:pPr>
        <w:tabs>
          <w:tab w:val="num" w:pos="6483"/>
        </w:tabs>
        <w:ind w:left="6483" w:hanging="360"/>
      </w:pPr>
      <w:rPr>
        <w:rFonts w:ascii="Courier New" w:hAnsi="Courier New" w:hint="default"/>
      </w:rPr>
    </w:lvl>
    <w:lvl w:ilvl="8" w:tplc="EED29E92" w:tentative="1">
      <w:start w:val="1"/>
      <w:numFmt w:val="bullet"/>
      <w:lvlText w:val=""/>
      <w:lvlJc w:val="left"/>
      <w:pPr>
        <w:tabs>
          <w:tab w:val="num" w:pos="7203"/>
        </w:tabs>
        <w:ind w:left="7203" w:hanging="360"/>
      </w:pPr>
      <w:rPr>
        <w:rFonts w:ascii="Wingdings" w:hAnsi="Wingdings" w:hint="default"/>
      </w:rPr>
    </w:lvl>
  </w:abstractNum>
  <w:abstractNum w:abstractNumId="1">
    <w:nsid w:val="0BCA6816"/>
    <w:multiLevelType w:val="hybridMultilevel"/>
    <w:tmpl w:val="1DD266F4"/>
    <w:lvl w:ilvl="0" w:tplc="DC8C7418">
      <w:start w:val="1"/>
      <w:numFmt w:val="bullet"/>
      <w:lvlText w:val="-"/>
      <w:lvlJc w:val="left"/>
      <w:pPr>
        <w:ind w:left="720" w:hanging="360"/>
      </w:pPr>
      <w:rPr>
        <w:rFonts w:ascii="Times New Roman" w:eastAsia="Times New Roman" w:hAnsi="Times New Roman"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44E2F9C"/>
    <w:multiLevelType w:val="hybridMultilevel"/>
    <w:tmpl w:val="7FB83246"/>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3">
    <w:nsid w:val="14DB505C"/>
    <w:multiLevelType w:val="multilevel"/>
    <w:tmpl w:val="1A4C1CC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22903667"/>
    <w:multiLevelType w:val="hybridMultilevel"/>
    <w:tmpl w:val="A60EFAEE"/>
    <w:lvl w:ilvl="0" w:tplc="0C0A0001">
      <w:start w:val="1"/>
      <w:numFmt w:val="bullet"/>
      <w:lvlText w:val=""/>
      <w:lvlJc w:val="left"/>
      <w:pPr>
        <w:tabs>
          <w:tab w:val="num" w:pos="1077"/>
        </w:tabs>
        <w:ind w:left="1077" w:hanging="360"/>
      </w:pPr>
      <w:rPr>
        <w:rFonts w:ascii="Symbol" w:hAnsi="Symbol" w:hint="default"/>
      </w:rPr>
    </w:lvl>
    <w:lvl w:ilvl="1" w:tplc="0C0A0003" w:tentative="1">
      <w:start w:val="1"/>
      <w:numFmt w:val="bullet"/>
      <w:lvlText w:val="o"/>
      <w:lvlJc w:val="left"/>
      <w:pPr>
        <w:tabs>
          <w:tab w:val="num" w:pos="1797"/>
        </w:tabs>
        <w:ind w:left="1797" w:hanging="360"/>
      </w:pPr>
      <w:rPr>
        <w:rFonts w:ascii="Courier New" w:hAnsi="Courier New" w:cs="Courier New" w:hint="default"/>
      </w:rPr>
    </w:lvl>
    <w:lvl w:ilvl="2" w:tplc="0C0A0005" w:tentative="1">
      <w:start w:val="1"/>
      <w:numFmt w:val="bullet"/>
      <w:lvlText w:val=""/>
      <w:lvlJc w:val="left"/>
      <w:pPr>
        <w:tabs>
          <w:tab w:val="num" w:pos="2517"/>
        </w:tabs>
        <w:ind w:left="2517" w:hanging="360"/>
      </w:pPr>
      <w:rPr>
        <w:rFonts w:ascii="Wingdings" w:hAnsi="Wingdings" w:hint="default"/>
      </w:rPr>
    </w:lvl>
    <w:lvl w:ilvl="3" w:tplc="0C0A0001" w:tentative="1">
      <w:start w:val="1"/>
      <w:numFmt w:val="bullet"/>
      <w:lvlText w:val=""/>
      <w:lvlJc w:val="left"/>
      <w:pPr>
        <w:tabs>
          <w:tab w:val="num" w:pos="3237"/>
        </w:tabs>
        <w:ind w:left="3237" w:hanging="360"/>
      </w:pPr>
      <w:rPr>
        <w:rFonts w:ascii="Symbol" w:hAnsi="Symbol" w:hint="default"/>
      </w:rPr>
    </w:lvl>
    <w:lvl w:ilvl="4" w:tplc="0C0A0003" w:tentative="1">
      <w:start w:val="1"/>
      <w:numFmt w:val="bullet"/>
      <w:lvlText w:val="o"/>
      <w:lvlJc w:val="left"/>
      <w:pPr>
        <w:tabs>
          <w:tab w:val="num" w:pos="3957"/>
        </w:tabs>
        <w:ind w:left="3957" w:hanging="360"/>
      </w:pPr>
      <w:rPr>
        <w:rFonts w:ascii="Courier New" w:hAnsi="Courier New" w:cs="Courier New" w:hint="default"/>
      </w:rPr>
    </w:lvl>
    <w:lvl w:ilvl="5" w:tplc="0C0A0005" w:tentative="1">
      <w:start w:val="1"/>
      <w:numFmt w:val="bullet"/>
      <w:lvlText w:val=""/>
      <w:lvlJc w:val="left"/>
      <w:pPr>
        <w:tabs>
          <w:tab w:val="num" w:pos="4677"/>
        </w:tabs>
        <w:ind w:left="4677" w:hanging="360"/>
      </w:pPr>
      <w:rPr>
        <w:rFonts w:ascii="Wingdings" w:hAnsi="Wingdings" w:hint="default"/>
      </w:rPr>
    </w:lvl>
    <w:lvl w:ilvl="6" w:tplc="0C0A0001" w:tentative="1">
      <w:start w:val="1"/>
      <w:numFmt w:val="bullet"/>
      <w:lvlText w:val=""/>
      <w:lvlJc w:val="left"/>
      <w:pPr>
        <w:tabs>
          <w:tab w:val="num" w:pos="5397"/>
        </w:tabs>
        <w:ind w:left="5397" w:hanging="360"/>
      </w:pPr>
      <w:rPr>
        <w:rFonts w:ascii="Symbol" w:hAnsi="Symbol" w:hint="default"/>
      </w:rPr>
    </w:lvl>
    <w:lvl w:ilvl="7" w:tplc="0C0A0003" w:tentative="1">
      <w:start w:val="1"/>
      <w:numFmt w:val="bullet"/>
      <w:lvlText w:val="o"/>
      <w:lvlJc w:val="left"/>
      <w:pPr>
        <w:tabs>
          <w:tab w:val="num" w:pos="6117"/>
        </w:tabs>
        <w:ind w:left="6117" w:hanging="360"/>
      </w:pPr>
      <w:rPr>
        <w:rFonts w:ascii="Courier New" w:hAnsi="Courier New" w:cs="Courier New" w:hint="default"/>
      </w:rPr>
    </w:lvl>
    <w:lvl w:ilvl="8" w:tplc="0C0A0005" w:tentative="1">
      <w:start w:val="1"/>
      <w:numFmt w:val="bullet"/>
      <w:lvlText w:val=""/>
      <w:lvlJc w:val="left"/>
      <w:pPr>
        <w:tabs>
          <w:tab w:val="num" w:pos="6837"/>
        </w:tabs>
        <w:ind w:left="6837" w:hanging="360"/>
      </w:pPr>
      <w:rPr>
        <w:rFonts w:ascii="Wingdings" w:hAnsi="Wingdings" w:hint="default"/>
      </w:rPr>
    </w:lvl>
  </w:abstractNum>
  <w:abstractNum w:abstractNumId="5">
    <w:nsid w:val="2B6737C5"/>
    <w:multiLevelType w:val="hybridMultilevel"/>
    <w:tmpl w:val="91D63E2C"/>
    <w:lvl w:ilvl="0" w:tplc="0C0A000F">
      <w:start w:val="1"/>
      <w:numFmt w:val="decimal"/>
      <w:lvlText w:val="%1."/>
      <w:lvlJc w:val="left"/>
      <w:pPr>
        <w:tabs>
          <w:tab w:val="num" w:pos="810"/>
        </w:tabs>
        <w:ind w:left="810" w:hanging="360"/>
      </w:pPr>
    </w:lvl>
    <w:lvl w:ilvl="1" w:tplc="0C0A0019" w:tentative="1">
      <w:start w:val="1"/>
      <w:numFmt w:val="lowerLetter"/>
      <w:lvlText w:val="%2."/>
      <w:lvlJc w:val="left"/>
      <w:pPr>
        <w:tabs>
          <w:tab w:val="num" w:pos="1530"/>
        </w:tabs>
        <w:ind w:left="1530" w:hanging="360"/>
      </w:pPr>
    </w:lvl>
    <w:lvl w:ilvl="2" w:tplc="0C0A001B" w:tentative="1">
      <w:start w:val="1"/>
      <w:numFmt w:val="lowerRoman"/>
      <w:lvlText w:val="%3."/>
      <w:lvlJc w:val="right"/>
      <w:pPr>
        <w:tabs>
          <w:tab w:val="num" w:pos="2250"/>
        </w:tabs>
        <w:ind w:left="2250" w:hanging="180"/>
      </w:pPr>
    </w:lvl>
    <w:lvl w:ilvl="3" w:tplc="0C0A000F" w:tentative="1">
      <w:start w:val="1"/>
      <w:numFmt w:val="decimal"/>
      <w:lvlText w:val="%4."/>
      <w:lvlJc w:val="left"/>
      <w:pPr>
        <w:tabs>
          <w:tab w:val="num" w:pos="2970"/>
        </w:tabs>
        <w:ind w:left="2970" w:hanging="360"/>
      </w:pPr>
    </w:lvl>
    <w:lvl w:ilvl="4" w:tplc="0C0A0019" w:tentative="1">
      <w:start w:val="1"/>
      <w:numFmt w:val="lowerLetter"/>
      <w:lvlText w:val="%5."/>
      <w:lvlJc w:val="left"/>
      <w:pPr>
        <w:tabs>
          <w:tab w:val="num" w:pos="3690"/>
        </w:tabs>
        <w:ind w:left="3690" w:hanging="360"/>
      </w:pPr>
    </w:lvl>
    <w:lvl w:ilvl="5" w:tplc="0C0A001B" w:tentative="1">
      <w:start w:val="1"/>
      <w:numFmt w:val="lowerRoman"/>
      <w:lvlText w:val="%6."/>
      <w:lvlJc w:val="right"/>
      <w:pPr>
        <w:tabs>
          <w:tab w:val="num" w:pos="4410"/>
        </w:tabs>
        <w:ind w:left="4410" w:hanging="180"/>
      </w:pPr>
    </w:lvl>
    <w:lvl w:ilvl="6" w:tplc="0C0A000F" w:tentative="1">
      <w:start w:val="1"/>
      <w:numFmt w:val="decimal"/>
      <w:lvlText w:val="%7."/>
      <w:lvlJc w:val="left"/>
      <w:pPr>
        <w:tabs>
          <w:tab w:val="num" w:pos="5130"/>
        </w:tabs>
        <w:ind w:left="5130" w:hanging="360"/>
      </w:pPr>
    </w:lvl>
    <w:lvl w:ilvl="7" w:tplc="0C0A0019" w:tentative="1">
      <w:start w:val="1"/>
      <w:numFmt w:val="lowerLetter"/>
      <w:lvlText w:val="%8."/>
      <w:lvlJc w:val="left"/>
      <w:pPr>
        <w:tabs>
          <w:tab w:val="num" w:pos="5850"/>
        </w:tabs>
        <w:ind w:left="5850" w:hanging="360"/>
      </w:pPr>
    </w:lvl>
    <w:lvl w:ilvl="8" w:tplc="0C0A001B" w:tentative="1">
      <w:start w:val="1"/>
      <w:numFmt w:val="lowerRoman"/>
      <w:lvlText w:val="%9."/>
      <w:lvlJc w:val="right"/>
      <w:pPr>
        <w:tabs>
          <w:tab w:val="num" w:pos="6570"/>
        </w:tabs>
        <w:ind w:left="6570" w:hanging="180"/>
      </w:pPr>
    </w:lvl>
  </w:abstractNum>
  <w:abstractNum w:abstractNumId="6">
    <w:nsid w:val="2C7715D6"/>
    <w:multiLevelType w:val="hybridMultilevel"/>
    <w:tmpl w:val="5C50FA8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nsid w:val="2DE14F37"/>
    <w:multiLevelType w:val="hybridMultilevel"/>
    <w:tmpl w:val="8F9A69E6"/>
    <w:lvl w:ilvl="0" w:tplc="F0C0B970">
      <w:start w:val="1"/>
      <w:numFmt w:val="bullet"/>
      <w:lvlText w:val="-"/>
      <w:lvlJc w:val="left"/>
      <w:pPr>
        <w:ind w:left="541" w:hanging="360"/>
      </w:pPr>
      <w:rPr>
        <w:rFonts w:ascii="Verdana" w:eastAsia="Times New Roman" w:hAnsi="Verdana" w:cs="Microsoft Sans Serif" w:hint="default"/>
      </w:rPr>
    </w:lvl>
    <w:lvl w:ilvl="1" w:tplc="2C0A0003" w:tentative="1">
      <w:start w:val="1"/>
      <w:numFmt w:val="bullet"/>
      <w:lvlText w:val="o"/>
      <w:lvlJc w:val="left"/>
      <w:pPr>
        <w:ind w:left="1261" w:hanging="360"/>
      </w:pPr>
      <w:rPr>
        <w:rFonts w:ascii="Courier New" w:hAnsi="Courier New" w:cs="Courier New" w:hint="default"/>
      </w:rPr>
    </w:lvl>
    <w:lvl w:ilvl="2" w:tplc="2C0A0005" w:tentative="1">
      <w:start w:val="1"/>
      <w:numFmt w:val="bullet"/>
      <w:lvlText w:val=""/>
      <w:lvlJc w:val="left"/>
      <w:pPr>
        <w:ind w:left="1981" w:hanging="360"/>
      </w:pPr>
      <w:rPr>
        <w:rFonts w:ascii="Wingdings" w:hAnsi="Wingdings" w:hint="default"/>
      </w:rPr>
    </w:lvl>
    <w:lvl w:ilvl="3" w:tplc="2C0A0001" w:tentative="1">
      <w:start w:val="1"/>
      <w:numFmt w:val="bullet"/>
      <w:lvlText w:val=""/>
      <w:lvlJc w:val="left"/>
      <w:pPr>
        <w:ind w:left="2701" w:hanging="360"/>
      </w:pPr>
      <w:rPr>
        <w:rFonts w:ascii="Symbol" w:hAnsi="Symbol" w:hint="default"/>
      </w:rPr>
    </w:lvl>
    <w:lvl w:ilvl="4" w:tplc="2C0A0003" w:tentative="1">
      <w:start w:val="1"/>
      <w:numFmt w:val="bullet"/>
      <w:lvlText w:val="o"/>
      <w:lvlJc w:val="left"/>
      <w:pPr>
        <w:ind w:left="3421" w:hanging="360"/>
      </w:pPr>
      <w:rPr>
        <w:rFonts w:ascii="Courier New" w:hAnsi="Courier New" w:cs="Courier New" w:hint="default"/>
      </w:rPr>
    </w:lvl>
    <w:lvl w:ilvl="5" w:tplc="2C0A0005" w:tentative="1">
      <w:start w:val="1"/>
      <w:numFmt w:val="bullet"/>
      <w:lvlText w:val=""/>
      <w:lvlJc w:val="left"/>
      <w:pPr>
        <w:ind w:left="4141" w:hanging="360"/>
      </w:pPr>
      <w:rPr>
        <w:rFonts w:ascii="Wingdings" w:hAnsi="Wingdings" w:hint="default"/>
      </w:rPr>
    </w:lvl>
    <w:lvl w:ilvl="6" w:tplc="2C0A0001" w:tentative="1">
      <w:start w:val="1"/>
      <w:numFmt w:val="bullet"/>
      <w:lvlText w:val=""/>
      <w:lvlJc w:val="left"/>
      <w:pPr>
        <w:ind w:left="4861" w:hanging="360"/>
      </w:pPr>
      <w:rPr>
        <w:rFonts w:ascii="Symbol" w:hAnsi="Symbol" w:hint="default"/>
      </w:rPr>
    </w:lvl>
    <w:lvl w:ilvl="7" w:tplc="2C0A0003" w:tentative="1">
      <w:start w:val="1"/>
      <w:numFmt w:val="bullet"/>
      <w:lvlText w:val="o"/>
      <w:lvlJc w:val="left"/>
      <w:pPr>
        <w:ind w:left="5581" w:hanging="360"/>
      </w:pPr>
      <w:rPr>
        <w:rFonts w:ascii="Courier New" w:hAnsi="Courier New" w:cs="Courier New" w:hint="default"/>
      </w:rPr>
    </w:lvl>
    <w:lvl w:ilvl="8" w:tplc="2C0A0005" w:tentative="1">
      <w:start w:val="1"/>
      <w:numFmt w:val="bullet"/>
      <w:lvlText w:val=""/>
      <w:lvlJc w:val="left"/>
      <w:pPr>
        <w:ind w:left="6301" w:hanging="360"/>
      </w:pPr>
      <w:rPr>
        <w:rFonts w:ascii="Wingdings" w:hAnsi="Wingdings" w:hint="default"/>
      </w:rPr>
    </w:lvl>
  </w:abstractNum>
  <w:abstractNum w:abstractNumId="8">
    <w:nsid w:val="39EA0D5D"/>
    <w:multiLevelType w:val="hybridMultilevel"/>
    <w:tmpl w:val="B70A6EC0"/>
    <w:lvl w:ilvl="0" w:tplc="0C0A000F">
      <w:start w:val="1"/>
      <w:numFmt w:val="decimal"/>
      <w:lvlText w:val="%1."/>
      <w:lvlJc w:val="left"/>
      <w:pPr>
        <w:tabs>
          <w:tab w:val="num" w:pos="1069"/>
        </w:tabs>
        <w:ind w:left="1069" w:hanging="360"/>
      </w:pPr>
    </w:lvl>
    <w:lvl w:ilvl="1" w:tplc="0C0A0019" w:tentative="1">
      <w:start w:val="1"/>
      <w:numFmt w:val="lowerLetter"/>
      <w:lvlText w:val="%2."/>
      <w:lvlJc w:val="left"/>
      <w:pPr>
        <w:tabs>
          <w:tab w:val="num" w:pos="1789"/>
        </w:tabs>
        <w:ind w:left="1789" w:hanging="360"/>
      </w:pPr>
    </w:lvl>
    <w:lvl w:ilvl="2" w:tplc="0C0A001B" w:tentative="1">
      <w:start w:val="1"/>
      <w:numFmt w:val="lowerRoman"/>
      <w:lvlText w:val="%3."/>
      <w:lvlJc w:val="right"/>
      <w:pPr>
        <w:tabs>
          <w:tab w:val="num" w:pos="2509"/>
        </w:tabs>
        <w:ind w:left="2509" w:hanging="180"/>
      </w:pPr>
    </w:lvl>
    <w:lvl w:ilvl="3" w:tplc="0C0A000F" w:tentative="1">
      <w:start w:val="1"/>
      <w:numFmt w:val="decimal"/>
      <w:lvlText w:val="%4."/>
      <w:lvlJc w:val="left"/>
      <w:pPr>
        <w:tabs>
          <w:tab w:val="num" w:pos="3229"/>
        </w:tabs>
        <w:ind w:left="3229" w:hanging="360"/>
      </w:pPr>
    </w:lvl>
    <w:lvl w:ilvl="4" w:tplc="0C0A0019" w:tentative="1">
      <w:start w:val="1"/>
      <w:numFmt w:val="lowerLetter"/>
      <w:lvlText w:val="%5."/>
      <w:lvlJc w:val="left"/>
      <w:pPr>
        <w:tabs>
          <w:tab w:val="num" w:pos="3949"/>
        </w:tabs>
        <w:ind w:left="3949" w:hanging="360"/>
      </w:pPr>
    </w:lvl>
    <w:lvl w:ilvl="5" w:tplc="0C0A001B" w:tentative="1">
      <w:start w:val="1"/>
      <w:numFmt w:val="lowerRoman"/>
      <w:lvlText w:val="%6."/>
      <w:lvlJc w:val="right"/>
      <w:pPr>
        <w:tabs>
          <w:tab w:val="num" w:pos="4669"/>
        </w:tabs>
        <w:ind w:left="4669" w:hanging="180"/>
      </w:pPr>
    </w:lvl>
    <w:lvl w:ilvl="6" w:tplc="0C0A000F" w:tentative="1">
      <w:start w:val="1"/>
      <w:numFmt w:val="decimal"/>
      <w:lvlText w:val="%7."/>
      <w:lvlJc w:val="left"/>
      <w:pPr>
        <w:tabs>
          <w:tab w:val="num" w:pos="5389"/>
        </w:tabs>
        <w:ind w:left="5389" w:hanging="360"/>
      </w:pPr>
    </w:lvl>
    <w:lvl w:ilvl="7" w:tplc="0C0A0019" w:tentative="1">
      <w:start w:val="1"/>
      <w:numFmt w:val="lowerLetter"/>
      <w:lvlText w:val="%8."/>
      <w:lvlJc w:val="left"/>
      <w:pPr>
        <w:tabs>
          <w:tab w:val="num" w:pos="6109"/>
        </w:tabs>
        <w:ind w:left="6109" w:hanging="360"/>
      </w:pPr>
    </w:lvl>
    <w:lvl w:ilvl="8" w:tplc="0C0A001B" w:tentative="1">
      <w:start w:val="1"/>
      <w:numFmt w:val="lowerRoman"/>
      <w:lvlText w:val="%9."/>
      <w:lvlJc w:val="right"/>
      <w:pPr>
        <w:tabs>
          <w:tab w:val="num" w:pos="6829"/>
        </w:tabs>
        <w:ind w:left="6829" w:hanging="180"/>
      </w:pPr>
    </w:lvl>
  </w:abstractNum>
  <w:abstractNum w:abstractNumId="9">
    <w:nsid w:val="39F11DAF"/>
    <w:multiLevelType w:val="hybridMultilevel"/>
    <w:tmpl w:val="35B49FA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nsid w:val="3B2A6F01"/>
    <w:multiLevelType w:val="hybridMultilevel"/>
    <w:tmpl w:val="7E3C610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nsid w:val="4142499D"/>
    <w:multiLevelType w:val="hybridMultilevel"/>
    <w:tmpl w:val="BAB89926"/>
    <w:lvl w:ilvl="0" w:tplc="65167BC4">
      <w:start w:val="1"/>
      <w:numFmt w:val="bullet"/>
      <w:pStyle w:val="Ttulo2Vietas"/>
      <w:lvlText w:val=""/>
      <w:lvlJc w:val="left"/>
      <w:pPr>
        <w:tabs>
          <w:tab w:val="num" w:pos="720"/>
        </w:tabs>
        <w:ind w:left="720" w:hanging="363"/>
      </w:pPr>
      <w:rPr>
        <w:rFonts w:ascii="Symbol" w:hAnsi="Symbol" w:hint="default"/>
      </w:rPr>
    </w:lvl>
    <w:lvl w:ilvl="1" w:tplc="6C36BA2C">
      <w:start w:val="1"/>
      <w:numFmt w:val="bullet"/>
      <w:lvlText w:val="o"/>
      <w:lvlJc w:val="left"/>
      <w:pPr>
        <w:tabs>
          <w:tab w:val="num" w:pos="1440"/>
        </w:tabs>
        <w:ind w:left="1440" w:hanging="360"/>
      </w:pPr>
      <w:rPr>
        <w:rFonts w:ascii="Courier New" w:hAnsi="Courier New" w:hint="default"/>
      </w:rPr>
    </w:lvl>
    <w:lvl w:ilvl="2" w:tplc="CA9EB624" w:tentative="1">
      <w:start w:val="1"/>
      <w:numFmt w:val="bullet"/>
      <w:lvlText w:val=""/>
      <w:lvlJc w:val="left"/>
      <w:pPr>
        <w:tabs>
          <w:tab w:val="num" w:pos="2160"/>
        </w:tabs>
        <w:ind w:left="2160" w:hanging="360"/>
      </w:pPr>
      <w:rPr>
        <w:rFonts w:ascii="Wingdings" w:hAnsi="Wingdings" w:hint="default"/>
      </w:rPr>
    </w:lvl>
    <w:lvl w:ilvl="3" w:tplc="251AABF8" w:tentative="1">
      <w:start w:val="1"/>
      <w:numFmt w:val="bullet"/>
      <w:lvlText w:val=""/>
      <w:lvlJc w:val="left"/>
      <w:pPr>
        <w:tabs>
          <w:tab w:val="num" w:pos="2880"/>
        </w:tabs>
        <w:ind w:left="2880" w:hanging="360"/>
      </w:pPr>
      <w:rPr>
        <w:rFonts w:ascii="Symbol" w:hAnsi="Symbol" w:hint="default"/>
      </w:rPr>
    </w:lvl>
    <w:lvl w:ilvl="4" w:tplc="B93EED88" w:tentative="1">
      <w:start w:val="1"/>
      <w:numFmt w:val="bullet"/>
      <w:lvlText w:val="o"/>
      <w:lvlJc w:val="left"/>
      <w:pPr>
        <w:tabs>
          <w:tab w:val="num" w:pos="3600"/>
        </w:tabs>
        <w:ind w:left="3600" w:hanging="360"/>
      </w:pPr>
      <w:rPr>
        <w:rFonts w:ascii="Courier New" w:hAnsi="Courier New" w:hint="default"/>
      </w:rPr>
    </w:lvl>
    <w:lvl w:ilvl="5" w:tplc="33B04856" w:tentative="1">
      <w:start w:val="1"/>
      <w:numFmt w:val="bullet"/>
      <w:lvlText w:val=""/>
      <w:lvlJc w:val="left"/>
      <w:pPr>
        <w:tabs>
          <w:tab w:val="num" w:pos="4320"/>
        </w:tabs>
        <w:ind w:left="4320" w:hanging="360"/>
      </w:pPr>
      <w:rPr>
        <w:rFonts w:ascii="Wingdings" w:hAnsi="Wingdings" w:hint="default"/>
      </w:rPr>
    </w:lvl>
    <w:lvl w:ilvl="6" w:tplc="772E8A6A" w:tentative="1">
      <w:start w:val="1"/>
      <w:numFmt w:val="bullet"/>
      <w:lvlText w:val=""/>
      <w:lvlJc w:val="left"/>
      <w:pPr>
        <w:tabs>
          <w:tab w:val="num" w:pos="5040"/>
        </w:tabs>
        <w:ind w:left="5040" w:hanging="360"/>
      </w:pPr>
      <w:rPr>
        <w:rFonts w:ascii="Symbol" w:hAnsi="Symbol" w:hint="default"/>
      </w:rPr>
    </w:lvl>
    <w:lvl w:ilvl="7" w:tplc="8514EAF2" w:tentative="1">
      <w:start w:val="1"/>
      <w:numFmt w:val="bullet"/>
      <w:lvlText w:val="o"/>
      <w:lvlJc w:val="left"/>
      <w:pPr>
        <w:tabs>
          <w:tab w:val="num" w:pos="5760"/>
        </w:tabs>
        <w:ind w:left="5760" w:hanging="360"/>
      </w:pPr>
      <w:rPr>
        <w:rFonts w:ascii="Courier New" w:hAnsi="Courier New" w:hint="default"/>
      </w:rPr>
    </w:lvl>
    <w:lvl w:ilvl="8" w:tplc="DED061EE" w:tentative="1">
      <w:start w:val="1"/>
      <w:numFmt w:val="bullet"/>
      <w:lvlText w:val=""/>
      <w:lvlJc w:val="left"/>
      <w:pPr>
        <w:tabs>
          <w:tab w:val="num" w:pos="6480"/>
        </w:tabs>
        <w:ind w:left="6480" w:hanging="360"/>
      </w:pPr>
      <w:rPr>
        <w:rFonts w:ascii="Wingdings" w:hAnsi="Wingdings" w:hint="default"/>
      </w:rPr>
    </w:lvl>
  </w:abstractNum>
  <w:abstractNum w:abstractNumId="12">
    <w:nsid w:val="434D23C1"/>
    <w:multiLevelType w:val="hybridMultilevel"/>
    <w:tmpl w:val="0C9C01CC"/>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49E63CA6"/>
    <w:multiLevelType w:val="hybridMultilevel"/>
    <w:tmpl w:val="E6CA91EA"/>
    <w:lvl w:ilvl="0" w:tplc="C2F6E98A">
      <w:numFmt w:val="bullet"/>
      <w:lvlText w:val="-"/>
      <w:lvlJc w:val="left"/>
      <w:pPr>
        <w:ind w:left="720" w:hanging="360"/>
      </w:pPr>
      <w:rPr>
        <w:rFonts w:ascii="Calibri" w:eastAsia="Times New Roman"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4DF15B21"/>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53A23C1B"/>
    <w:multiLevelType w:val="hybridMultilevel"/>
    <w:tmpl w:val="8F08D1FE"/>
    <w:lvl w:ilvl="0" w:tplc="CEE00844">
      <w:numFmt w:val="bullet"/>
      <w:lvlText w:val="-"/>
      <w:lvlJc w:val="left"/>
      <w:pPr>
        <w:ind w:left="1080" w:hanging="360"/>
      </w:pPr>
      <w:rPr>
        <w:rFonts w:ascii="Calibri" w:eastAsia="Times New Roman"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6">
    <w:nsid w:val="5DF84864"/>
    <w:multiLevelType w:val="hybridMultilevel"/>
    <w:tmpl w:val="D35851A4"/>
    <w:lvl w:ilvl="0" w:tplc="0C0A0001">
      <w:start w:val="1"/>
      <w:numFmt w:val="bullet"/>
      <w:lvlText w:val=""/>
      <w:lvlJc w:val="left"/>
      <w:pPr>
        <w:tabs>
          <w:tab w:val="num" w:pos="1425"/>
        </w:tabs>
        <w:ind w:left="1425" w:hanging="360"/>
      </w:pPr>
      <w:rPr>
        <w:rFonts w:ascii="Symbol" w:hAnsi="Symbol" w:hint="default"/>
      </w:rPr>
    </w:lvl>
    <w:lvl w:ilvl="1" w:tplc="0C0A0003" w:tentative="1">
      <w:start w:val="1"/>
      <w:numFmt w:val="bullet"/>
      <w:lvlText w:val="o"/>
      <w:lvlJc w:val="left"/>
      <w:pPr>
        <w:tabs>
          <w:tab w:val="num" w:pos="2145"/>
        </w:tabs>
        <w:ind w:left="2145" w:hanging="360"/>
      </w:pPr>
      <w:rPr>
        <w:rFonts w:ascii="Courier New" w:hAnsi="Courier New" w:cs="Courier New" w:hint="default"/>
      </w:rPr>
    </w:lvl>
    <w:lvl w:ilvl="2" w:tplc="0C0A0005" w:tentative="1">
      <w:start w:val="1"/>
      <w:numFmt w:val="bullet"/>
      <w:lvlText w:val=""/>
      <w:lvlJc w:val="left"/>
      <w:pPr>
        <w:tabs>
          <w:tab w:val="num" w:pos="2865"/>
        </w:tabs>
        <w:ind w:left="2865" w:hanging="360"/>
      </w:pPr>
      <w:rPr>
        <w:rFonts w:ascii="Wingdings" w:hAnsi="Wingdings" w:hint="default"/>
      </w:rPr>
    </w:lvl>
    <w:lvl w:ilvl="3" w:tplc="0C0A0001" w:tentative="1">
      <w:start w:val="1"/>
      <w:numFmt w:val="bullet"/>
      <w:lvlText w:val=""/>
      <w:lvlJc w:val="left"/>
      <w:pPr>
        <w:tabs>
          <w:tab w:val="num" w:pos="3585"/>
        </w:tabs>
        <w:ind w:left="3585" w:hanging="360"/>
      </w:pPr>
      <w:rPr>
        <w:rFonts w:ascii="Symbol" w:hAnsi="Symbol" w:hint="default"/>
      </w:rPr>
    </w:lvl>
    <w:lvl w:ilvl="4" w:tplc="0C0A0003" w:tentative="1">
      <w:start w:val="1"/>
      <w:numFmt w:val="bullet"/>
      <w:lvlText w:val="o"/>
      <w:lvlJc w:val="left"/>
      <w:pPr>
        <w:tabs>
          <w:tab w:val="num" w:pos="4305"/>
        </w:tabs>
        <w:ind w:left="4305" w:hanging="360"/>
      </w:pPr>
      <w:rPr>
        <w:rFonts w:ascii="Courier New" w:hAnsi="Courier New" w:cs="Courier New" w:hint="default"/>
      </w:rPr>
    </w:lvl>
    <w:lvl w:ilvl="5" w:tplc="0C0A0005" w:tentative="1">
      <w:start w:val="1"/>
      <w:numFmt w:val="bullet"/>
      <w:lvlText w:val=""/>
      <w:lvlJc w:val="left"/>
      <w:pPr>
        <w:tabs>
          <w:tab w:val="num" w:pos="5025"/>
        </w:tabs>
        <w:ind w:left="5025" w:hanging="360"/>
      </w:pPr>
      <w:rPr>
        <w:rFonts w:ascii="Wingdings" w:hAnsi="Wingdings" w:hint="default"/>
      </w:rPr>
    </w:lvl>
    <w:lvl w:ilvl="6" w:tplc="0C0A0001" w:tentative="1">
      <w:start w:val="1"/>
      <w:numFmt w:val="bullet"/>
      <w:lvlText w:val=""/>
      <w:lvlJc w:val="left"/>
      <w:pPr>
        <w:tabs>
          <w:tab w:val="num" w:pos="5745"/>
        </w:tabs>
        <w:ind w:left="5745" w:hanging="360"/>
      </w:pPr>
      <w:rPr>
        <w:rFonts w:ascii="Symbol" w:hAnsi="Symbol" w:hint="default"/>
      </w:rPr>
    </w:lvl>
    <w:lvl w:ilvl="7" w:tplc="0C0A0003" w:tentative="1">
      <w:start w:val="1"/>
      <w:numFmt w:val="bullet"/>
      <w:lvlText w:val="o"/>
      <w:lvlJc w:val="left"/>
      <w:pPr>
        <w:tabs>
          <w:tab w:val="num" w:pos="6465"/>
        </w:tabs>
        <w:ind w:left="6465" w:hanging="360"/>
      </w:pPr>
      <w:rPr>
        <w:rFonts w:ascii="Courier New" w:hAnsi="Courier New" w:cs="Courier New" w:hint="default"/>
      </w:rPr>
    </w:lvl>
    <w:lvl w:ilvl="8" w:tplc="0C0A0005" w:tentative="1">
      <w:start w:val="1"/>
      <w:numFmt w:val="bullet"/>
      <w:lvlText w:val=""/>
      <w:lvlJc w:val="left"/>
      <w:pPr>
        <w:tabs>
          <w:tab w:val="num" w:pos="7185"/>
        </w:tabs>
        <w:ind w:left="7185" w:hanging="360"/>
      </w:pPr>
      <w:rPr>
        <w:rFonts w:ascii="Wingdings" w:hAnsi="Wingdings" w:hint="default"/>
      </w:rPr>
    </w:lvl>
  </w:abstractNum>
  <w:abstractNum w:abstractNumId="17">
    <w:nsid w:val="664B23EA"/>
    <w:multiLevelType w:val="multilevel"/>
    <w:tmpl w:val="FE56EA26"/>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3128"/>
        </w:tabs>
        <w:ind w:left="3128" w:hanging="576"/>
      </w:pPr>
      <w:rPr>
        <w:rFonts w:hint="default"/>
      </w:rPr>
    </w:lvl>
    <w:lvl w:ilvl="2">
      <w:start w:val="1"/>
      <w:numFmt w:val="decimal"/>
      <w:pStyle w:val="Ttulo3"/>
      <w:lvlText w:val="%1.%2.%3"/>
      <w:lvlJc w:val="left"/>
      <w:pPr>
        <w:tabs>
          <w:tab w:val="num" w:pos="900"/>
        </w:tabs>
        <w:ind w:left="90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8">
    <w:nsid w:val="66726177"/>
    <w:multiLevelType w:val="hybridMultilevel"/>
    <w:tmpl w:val="DDDE4950"/>
    <w:lvl w:ilvl="0" w:tplc="0CE6315A">
      <w:start w:val="1"/>
      <w:numFmt w:val="bullet"/>
      <w:lvlText w:val=""/>
      <w:lvlJc w:val="left"/>
      <w:pPr>
        <w:tabs>
          <w:tab w:val="num" w:pos="284"/>
        </w:tabs>
        <w:ind w:left="284" w:hanging="284"/>
      </w:pPr>
      <w:rPr>
        <w:rFonts w:ascii="Wingdings" w:hAnsi="Wingdings" w:hint="default"/>
      </w:rPr>
    </w:lvl>
    <w:lvl w:ilvl="1" w:tplc="0C0A0003" w:tentative="1">
      <w:start w:val="1"/>
      <w:numFmt w:val="bullet"/>
      <w:lvlText w:val="o"/>
      <w:lvlJc w:val="left"/>
      <w:pPr>
        <w:tabs>
          <w:tab w:val="num" w:pos="-360"/>
        </w:tabs>
        <w:ind w:left="-360" w:hanging="360"/>
      </w:pPr>
      <w:rPr>
        <w:rFonts w:ascii="Courier New" w:hAnsi="Courier New" w:cs="Courier New" w:hint="default"/>
      </w:rPr>
    </w:lvl>
    <w:lvl w:ilvl="2" w:tplc="0C0A0005" w:tentative="1">
      <w:start w:val="1"/>
      <w:numFmt w:val="bullet"/>
      <w:lvlText w:val=""/>
      <w:lvlJc w:val="left"/>
      <w:pPr>
        <w:tabs>
          <w:tab w:val="num" w:pos="360"/>
        </w:tabs>
        <w:ind w:left="360" w:hanging="360"/>
      </w:pPr>
      <w:rPr>
        <w:rFonts w:ascii="Wingdings" w:hAnsi="Wingdings" w:hint="default"/>
      </w:rPr>
    </w:lvl>
    <w:lvl w:ilvl="3" w:tplc="0C0A0001" w:tentative="1">
      <w:start w:val="1"/>
      <w:numFmt w:val="bullet"/>
      <w:lvlText w:val=""/>
      <w:lvlJc w:val="left"/>
      <w:pPr>
        <w:tabs>
          <w:tab w:val="num" w:pos="1080"/>
        </w:tabs>
        <w:ind w:left="1080" w:hanging="360"/>
      </w:pPr>
      <w:rPr>
        <w:rFonts w:ascii="Symbol" w:hAnsi="Symbol" w:hint="default"/>
      </w:rPr>
    </w:lvl>
    <w:lvl w:ilvl="4" w:tplc="0C0A0003" w:tentative="1">
      <w:start w:val="1"/>
      <w:numFmt w:val="bullet"/>
      <w:lvlText w:val="o"/>
      <w:lvlJc w:val="left"/>
      <w:pPr>
        <w:tabs>
          <w:tab w:val="num" w:pos="1800"/>
        </w:tabs>
        <w:ind w:left="1800" w:hanging="360"/>
      </w:pPr>
      <w:rPr>
        <w:rFonts w:ascii="Courier New" w:hAnsi="Courier New" w:cs="Courier New" w:hint="default"/>
      </w:rPr>
    </w:lvl>
    <w:lvl w:ilvl="5" w:tplc="0C0A0005" w:tentative="1">
      <w:start w:val="1"/>
      <w:numFmt w:val="bullet"/>
      <w:lvlText w:val=""/>
      <w:lvlJc w:val="left"/>
      <w:pPr>
        <w:tabs>
          <w:tab w:val="num" w:pos="2520"/>
        </w:tabs>
        <w:ind w:left="2520" w:hanging="360"/>
      </w:pPr>
      <w:rPr>
        <w:rFonts w:ascii="Wingdings" w:hAnsi="Wingdings" w:hint="default"/>
      </w:rPr>
    </w:lvl>
    <w:lvl w:ilvl="6" w:tplc="0C0A0001" w:tentative="1">
      <w:start w:val="1"/>
      <w:numFmt w:val="bullet"/>
      <w:lvlText w:val=""/>
      <w:lvlJc w:val="left"/>
      <w:pPr>
        <w:tabs>
          <w:tab w:val="num" w:pos="3240"/>
        </w:tabs>
        <w:ind w:left="3240" w:hanging="360"/>
      </w:pPr>
      <w:rPr>
        <w:rFonts w:ascii="Symbol" w:hAnsi="Symbol" w:hint="default"/>
      </w:rPr>
    </w:lvl>
    <w:lvl w:ilvl="7" w:tplc="0C0A0003" w:tentative="1">
      <w:start w:val="1"/>
      <w:numFmt w:val="bullet"/>
      <w:lvlText w:val="o"/>
      <w:lvlJc w:val="left"/>
      <w:pPr>
        <w:tabs>
          <w:tab w:val="num" w:pos="3960"/>
        </w:tabs>
        <w:ind w:left="3960" w:hanging="360"/>
      </w:pPr>
      <w:rPr>
        <w:rFonts w:ascii="Courier New" w:hAnsi="Courier New" w:cs="Courier New" w:hint="default"/>
      </w:rPr>
    </w:lvl>
    <w:lvl w:ilvl="8" w:tplc="0C0A0005" w:tentative="1">
      <w:start w:val="1"/>
      <w:numFmt w:val="bullet"/>
      <w:lvlText w:val=""/>
      <w:lvlJc w:val="left"/>
      <w:pPr>
        <w:tabs>
          <w:tab w:val="num" w:pos="4680"/>
        </w:tabs>
        <w:ind w:left="4680" w:hanging="360"/>
      </w:pPr>
      <w:rPr>
        <w:rFonts w:ascii="Wingdings" w:hAnsi="Wingdings" w:hint="default"/>
      </w:rPr>
    </w:lvl>
  </w:abstractNum>
  <w:abstractNum w:abstractNumId="19">
    <w:nsid w:val="6A981B3A"/>
    <w:multiLevelType w:val="hybridMultilevel"/>
    <w:tmpl w:val="DF1AAC50"/>
    <w:lvl w:ilvl="0" w:tplc="039A624E">
      <w:numFmt w:val="bullet"/>
      <w:lvlText w:val="-"/>
      <w:lvlJc w:val="left"/>
      <w:pPr>
        <w:tabs>
          <w:tab w:val="num" w:pos="644"/>
        </w:tabs>
        <w:ind w:left="644" w:hanging="360"/>
      </w:pPr>
      <w:rPr>
        <w:rFonts w:ascii="Microsoft Sans Serif" w:eastAsia="Times New Roman" w:hAnsi="Microsoft Sans Serif" w:cs="Microsoft Sans Serif" w:hint="default"/>
      </w:rPr>
    </w:lvl>
    <w:lvl w:ilvl="1" w:tplc="0C0A0003" w:tentative="1">
      <w:start w:val="1"/>
      <w:numFmt w:val="bullet"/>
      <w:lvlText w:val="o"/>
      <w:lvlJc w:val="left"/>
      <w:pPr>
        <w:tabs>
          <w:tab w:val="num" w:pos="1364"/>
        </w:tabs>
        <w:ind w:left="1364" w:hanging="360"/>
      </w:pPr>
      <w:rPr>
        <w:rFonts w:ascii="Courier New" w:hAnsi="Courier New" w:cs="Courier New" w:hint="default"/>
      </w:rPr>
    </w:lvl>
    <w:lvl w:ilvl="2" w:tplc="0C0A0005" w:tentative="1">
      <w:start w:val="1"/>
      <w:numFmt w:val="bullet"/>
      <w:lvlText w:val=""/>
      <w:lvlJc w:val="left"/>
      <w:pPr>
        <w:tabs>
          <w:tab w:val="num" w:pos="2084"/>
        </w:tabs>
        <w:ind w:left="2084" w:hanging="360"/>
      </w:pPr>
      <w:rPr>
        <w:rFonts w:ascii="Wingdings" w:hAnsi="Wingdings" w:hint="default"/>
      </w:rPr>
    </w:lvl>
    <w:lvl w:ilvl="3" w:tplc="0C0A0001" w:tentative="1">
      <w:start w:val="1"/>
      <w:numFmt w:val="bullet"/>
      <w:lvlText w:val=""/>
      <w:lvlJc w:val="left"/>
      <w:pPr>
        <w:tabs>
          <w:tab w:val="num" w:pos="2804"/>
        </w:tabs>
        <w:ind w:left="2804" w:hanging="360"/>
      </w:pPr>
      <w:rPr>
        <w:rFonts w:ascii="Symbol" w:hAnsi="Symbol" w:hint="default"/>
      </w:rPr>
    </w:lvl>
    <w:lvl w:ilvl="4" w:tplc="0C0A0003" w:tentative="1">
      <w:start w:val="1"/>
      <w:numFmt w:val="bullet"/>
      <w:lvlText w:val="o"/>
      <w:lvlJc w:val="left"/>
      <w:pPr>
        <w:tabs>
          <w:tab w:val="num" w:pos="3524"/>
        </w:tabs>
        <w:ind w:left="3524" w:hanging="360"/>
      </w:pPr>
      <w:rPr>
        <w:rFonts w:ascii="Courier New" w:hAnsi="Courier New" w:cs="Courier New" w:hint="default"/>
      </w:rPr>
    </w:lvl>
    <w:lvl w:ilvl="5" w:tplc="0C0A0005" w:tentative="1">
      <w:start w:val="1"/>
      <w:numFmt w:val="bullet"/>
      <w:lvlText w:val=""/>
      <w:lvlJc w:val="left"/>
      <w:pPr>
        <w:tabs>
          <w:tab w:val="num" w:pos="4244"/>
        </w:tabs>
        <w:ind w:left="4244" w:hanging="360"/>
      </w:pPr>
      <w:rPr>
        <w:rFonts w:ascii="Wingdings" w:hAnsi="Wingdings" w:hint="default"/>
      </w:rPr>
    </w:lvl>
    <w:lvl w:ilvl="6" w:tplc="0C0A0001" w:tentative="1">
      <w:start w:val="1"/>
      <w:numFmt w:val="bullet"/>
      <w:lvlText w:val=""/>
      <w:lvlJc w:val="left"/>
      <w:pPr>
        <w:tabs>
          <w:tab w:val="num" w:pos="4964"/>
        </w:tabs>
        <w:ind w:left="4964" w:hanging="360"/>
      </w:pPr>
      <w:rPr>
        <w:rFonts w:ascii="Symbol" w:hAnsi="Symbol" w:hint="default"/>
      </w:rPr>
    </w:lvl>
    <w:lvl w:ilvl="7" w:tplc="0C0A0003" w:tentative="1">
      <w:start w:val="1"/>
      <w:numFmt w:val="bullet"/>
      <w:lvlText w:val="o"/>
      <w:lvlJc w:val="left"/>
      <w:pPr>
        <w:tabs>
          <w:tab w:val="num" w:pos="5684"/>
        </w:tabs>
        <w:ind w:left="5684" w:hanging="360"/>
      </w:pPr>
      <w:rPr>
        <w:rFonts w:ascii="Courier New" w:hAnsi="Courier New" w:cs="Courier New" w:hint="default"/>
      </w:rPr>
    </w:lvl>
    <w:lvl w:ilvl="8" w:tplc="0C0A0005" w:tentative="1">
      <w:start w:val="1"/>
      <w:numFmt w:val="bullet"/>
      <w:lvlText w:val=""/>
      <w:lvlJc w:val="left"/>
      <w:pPr>
        <w:tabs>
          <w:tab w:val="num" w:pos="6404"/>
        </w:tabs>
        <w:ind w:left="6404" w:hanging="360"/>
      </w:pPr>
      <w:rPr>
        <w:rFonts w:ascii="Wingdings" w:hAnsi="Wingdings" w:hint="default"/>
      </w:rPr>
    </w:lvl>
  </w:abstractNum>
  <w:abstractNum w:abstractNumId="20">
    <w:nsid w:val="6AF03A5C"/>
    <w:multiLevelType w:val="hybridMultilevel"/>
    <w:tmpl w:val="3D6013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73136C7B"/>
    <w:multiLevelType w:val="hybridMultilevel"/>
    <w:tmpl w:val="ABBE0618"/>
    <w:lvl w:ilvl="0" w:tplc="BDF88546">
      <w:start w:val="1"/>
      <w:numFmt w:val="bullet"/>
      <w:pStyle w:val="Ttulo3Vietas"/>
      <w:lvlText w:val=""/>
      <w:lvlJc w:val="left"/>
      <w:pPr>
        <w:tabs>
          <w:tab w:val="num" w:pos="720"/>
        </w:tabs>
        <w:ind w:left="720" w:hanging="363"/>
      </w:pPr>
      <w:rPr>
        <w:rFonts w:ascii="Symbol" w:hAnsi="Symbol" w:hint="default"/>
      </w:rPr>
    </w:lvl>
    <w:lvl w:ilvl="1" w:tplc="75A47F48" w:tentative="1">
      <w:start w:val="1"/>
      <w:numFmt w:val="bullet"/>
      <w:lvlText w:val="o"/>
      <w:lvlJc w:val="left"/>
      <w:pPr>
        <w:tabs>
          <w:tab w:val="num" w:pos="1440"/>
        </w:tabs>
        <w:ind w:left="1440" w:hanging="360"/>
      </w:pPr>
      <w:rPr>
        <w:rFonts w:ascii="Courier New" w:hAnsi="Courier New" w:hint="default"/>
      </w:rPr>
    </w:lvl>
    <w:lvl w:ilvl="2" w:tplc="93F84016" w:tentative="1">
      <w:start w:val="1"/>
      <w:numFmt w:val="bullet"/>
      <w:lvlText w:val=""/>
      <w:lvlJc w:val="left"/>
      <w:pPr>
        <w:tabs>
          <w:tab w:val="num" w:pos="2160"/>
        </w:tabs>
        <w:ind w:left="2160" w:hanging="360"/>
      </w:pPr>
      <w:rPr>
        <w:rFonts w:ascii="Wingdings" w:hAnsi="Wingdings" w:hint="default"/>
      </w:rPr>
    </w:lvl>
    <w:lvl w:ilvl="3" w:tplc="F878CD1C" w:tentative="1">
      <w:start w:val="1"/>
      <w:numFmt w:val="bullet"/>
      <w:lvlText w:val=""/>
      <w:lvlJc w:val="left"/>
      <w:pPr>
        <w:tabs>
          <w:tab w:val="num" w:pos="2880"/>
        </w:tabs>
        <w:ind w:left="2880" w:hanging="360"/>
      </w:pPr>
      <w:rPr>
        <w:rFonts w:ascii="Symbol" w:hAnsi="Symbol" w:hint="default"/>
      </w:rPr>
    </w:lvl>
    <w:lvl w:ilvl="4" w:tplc="3F922C00" w:tentative="1">
      <w:start w:val="1"/>
      <w:numFmt w:val="bullet"/>
      <w:lvlText w:val="o"/>
      <w:lvlJc w:val="left"/>
      <w:pPr>
        <w:tabs>
          <w:tab w:val="num" w:pos="3600"/>
        </w:tabs>
        <w:ind w:left="3600" w:hanging="360"/>
      </w:pPr>
      <w:rPr>
        <w:rFonts w:ascii="Courier New" w:hAnsi="Courier New" w:hint="default"/>
      </w:rPr>
    </w:lvl>
    <w:lvl w:ilvl="5" w:tplc="69EE39B8" w:tentative="1">
      <w:start w:val="1"/>
      <w:numFmt w:val="bullet"/>
      <w:lvlText w:val=""/>
      <w:lvlJc w:val="left"/>
      <w:pPr>
        <w:tabs>
          <w:tab w:val="num" w:pos="4320"/>
        </w:tabs>
        <w:ind w:left="4320" w:hanging="360"/>
      </w:pPr>
      <w:rPr>
        <w:rFonts w:ascii="Wingdings" w:hAnsi="Wingdings" w:hint="default"/>
      </w:rPr>
    </w:lvl>
    <w:lvl w:ilvl="6" w:tplc="8F5C33D6" w:tentative="1">
      <w:start w:val="1"/>
      <w:numFmt w:val="bullet"/>
      <w:lvlText w:val=""/>
      <w:lvlJc w:val="left"/>
      <w:pPr>
        <w:tabs>
          <w:tab w:val="num" w:pos="5040"/>
        </w:tabs>
        <w:ind w:left="5040" w:hanging="360"/>
      </w:pPr>
      <w:rPr>
        <w:rFonts w:ascii="Symbol" w:hAnsi="Symbol" w:hint="default"/>
      </w:rPr>
    </w:lvl>
    <w:lvl w:ilvl="7" w:tplc="ED86E83E" w:tentative="1">
      <w:start w:val="1"/>
      <w:numFmt w:val="bullet"/>
      <w:lvlText w:val="o"/>
      <w:lvlJc w:val="left"/>
      <w:pPr>
        <w:tabs>
          <w:tab w:val="num" w:pos="5760"/>
        </w:tabs>
        <w:ind w:left="5760" w:hanging="360"/>
      </w:pPr>
      <w:rPr>
        <w:rFonts w:ascii="Courier New" w:hAnsi="Courier New" w:hint="default"/>
      </w:rPr>
    </w:lvl>
    <w:lvl w:ilvl="8" w:tplc="5A5614F2" w:tentative="1">
      <w:start w:val="1"/>
      <w:numFmt w:val="bullet"/>
      <w:lvlText w:val=""/>
      <w:lvlJc w:val="left"/>
      <w:pPr>
        <w:tabs>
          <w:tab w:val="num" w:pos="6480"/>
        </w:tabs>
        <w:ind w:left="6480" w:hanging="360"/>
      </w:pPr>
      <w:rPr>
        <w:rFonts w:ascii="Wingdings" w:hAnsi="Wingdings" w:hint="default"/>
      </w:rPr>
    </w:lvl>
  </w:abstractNum>
  <w:abstractNum w:abstractNumId="22">
    <w:nsid w:val="737E7FB4"/>
    <w:multiLevelType w:val="hybridMultilevel"/>
    <w:tmpl w:val="ABF8F166"/>
    <w:lvl w:ilvl="0" w:tplc="A03A7480">
      <w:numFmt w:val="bullet"/>
      <w:lvlText w:val="-"/>
      <w:lvlJc w:val="left"/>
      <w:pPr>
        <w:ind w:left="360" w:hanging="360"/>
      </w:pPr>
      <w:rPr>
        <w:rFonts w:ascii="Calibri" w:eastAsia="Times New Roman" w:hAnsi="Calibri" w:cs="Calibri"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3">
    <w:nsid w:val="7EB2474E"/>
    <w:multiLevelType w:val="hybridMultilevel"/>
    <w:tmpl w:val="57A24BB6"/>
    <w:lvl w:ilvl="0" w:tplc="0C0A0001">
      <w:start w:val="1"/>
      <w:numFmt w:val="bullet"/>
      <w:lvlText w:val=""/>
      <w:lvlJc w:val="left"/>
      <w:pPr>
        <w:tabs>
          <w:tab w:val="num" w:pos="1077"/>
        </w:tabs>
        <w:ind w:left="1077" w:hanging="360"/>
      </w:pPr>
      <w:rPr>
        <w:rFonts w:ascii="Symbol" w:hAnsi="Symbol" w:hint="default"/>
      </w:rPr>
    </w:lvl>
    <w:lvl w:ilvl="1" w:tplc="0C0A0003" w:tentative="1">
      <w:start w:val="1"/>
      <w:numFmt w:val="bullet"/>
      <w:lvlText w:val="o"/>
      <w:lvlJc w:val="left"/>
      <w:pPr>
        <w:tabs>
          <w:tab w:val="num" w:pos="1797"/>
        </w:tabs>
        <w:ind w:left="1797" w:hanging="360"/>
      </w:pPr>
      <w:rPr>
        <w:rFonts w:ascii="Courier New" w:hAnsi="Courier New" w:cs="Courier New" w:hint="default"/>
      </w:rPr>
    </w:lvl>
    <w:lvl w:ilvl="2" w:tplc="0C0A0005" w:tentative="1">
      <w:start w:val="1"/>
      <w:numFmt w:val="bullet"/>
      <w:lvlText w:val=""/>
      <w:lvlJc w:val="left"/>
      <w:pPr>
        <w:tabs>
          <w:tab w:val="num" w:pos="2517"/>
        </w:tabs>
        <w:ind w:left="2517" w:hanging="360"/>
      </w:pPr>
      <w:rPr>
        <w:rFonts w:ascii="Wingdings" w:hAnsi="Wingdings" w:hint="default"/>
      </w:rPr>
    </w:lvl>
    <w:lvl w:ilvl="3" w:tplc="0C0A0001" w:tentative="1">
      <w:start w:val="1"/>
      <w:numFmt w:val="bullet"/>
      <w:lvlText w:val=""/>
      <w:lvlJc w:val="left"/>
      <w:pPr>
        <w:tabs>
          <w:tab w:val="num" w:pos="3237"/>
        </w:tabs>
        <w:ind w:left="3237" w:hanging="360"/>
      </w:pPr>
      <w:rPr>
        <w:rFonts w:ascii="Symbol" w:hAnsi="Symbol" w:hint="default"/>
      </w:rPr>
    </w:lvl>
    <w:lvl w:ilvl="4" w:tplc="0C0A0003" w:tentative="1">
      <w:start w:val="1"/>
      <w:numFmt w:val="bullet"/>
      <w:lvlText w:val="o"/>
      <w:lvlJc w:val="left"/>
      <w:pPr>
        <w:tabs>
          <w:tab w:val="num" w:pos="3957"/>
        </w:tabs>
        <w:ind w:left="3957" w:hanging="360"/>
      </w:pPr>
      <w:rPr>
        <w:rFonts w:ascii="Courier New" w:hAnsi="Courier New" w:cs="Courier New" w:hint="default"/>
      </w:rPr>
    </w:lvl>
    <w:lvl w:ilvl="5" w:tplc="0C0A0005" w:tentative="1">
      <w:start w:val="1"/>
      <w:numFmt w:val="bullet"/>
      <w:lvlText w:val=""/>
      <w:lvlJc w:val="left"/>
      <w:pPr>
        <w:tabs>
          <w:tab w:val="num" w:pos="4677"/>
        </w:tabs>
        <w:ind w:left="4677" w:hanging="360"/>
      </w:pPr>
      <w:rPr>
        <w:rFonts w:ascii="Wingdings" w:hAnsi="Wingdings" w:hint="default"/>
      </w:rPr>
    </w:lvl>
    <w:lvl w:ilvl="6" w:tplc="0C0A0001" w:tentative="1">
      <w:start w:val="1"/>
      <w:numFmt w:val="bullet"/>
      <w:lvlText w:val=""/>
      <w:lvlJc w:val="left"/>
      <w:pPr>
        <w:tabs>
          <w:tab w:val="num" w:pos="5397"/>
        </w:tabs>
        <w:ind w:left="5397" w:hanging="360"/>
      </w:pPr>
      <w:rPr>
        <w:rFonts w:ascii="Symbol" w:hAnsi="Symbol" w:hint="default"/>
      </w:rPr>
    </w:lvl>
    <w:lvl w:ilvl="7" w:tplc="0C0A0003" w:tentative="1">
      <w:start w:val="1"/>
      <w:numFmt w:val="bullet"/>
      <w:lvlText w:val="o"/>
      <w:lvlJc w:val="left"/>
      <w:pPr>
        <w:tabs>
          <w:tab w:val="num" w:pos="6117"/>
        </w:tabs>
        <w:ind w:left="6117" w:hanging="360"/>
      </w:pPr>
      <w:rPr>
        <w:rFonts w:ascii="Courier New" w:hAnsi="Courier New" w:cs="Courier New" w:hint="default"/>
      </w:rPr>
    </w:lvl>
    <w:lvl w:ilvl="8" w:tplc="0C0A0005" w:tentative="1">
      <w:start w:val="1"/>
      <w:numFmt w:val="bullet"/>
      <w:lvlText w:val=""/>
      <w:lvlJc w:val="left"/>
      <w:pPr>
        <w:tabs>
          <w:tab w:val="num" w:pos="6837"/>
        </w:tabs>
        <w:ind w:left="6837" w:hanging="360"/>
      </w:pPr>
      <w:rPr>
        <w:rFonts w:ascii="Wingdings" w:hAnsi="Wingdings" w:hint="default"/>
      </w:rPr>
    </w:lvl>
  </w:abstractNum>
  <w:num w:numId="1">
    <w:abstractNumId w:val="17"/>
  </w:num>
  <w:num w:numId="2">
    <w:abstractNumId w:val="11"/>
  </w:num>
  <w:num w:numId="3">
    <w:abstractNumId w:val="21"/>
  </w:num>
  <w:num w:numId="4">
    <w:abstractNumId w:val="16"/>
  </w:num>
  <w:num w:numId="5">
    <w:abstractNumId w:val="4"/>
  </w:num>
  <w:num w:numId="6">
    <w:abstractNumId w:val="23"/>
  </w:num>
  <w:num w:numId="7">
    <w:abstractNumId w:val="14"/>
  </w:num>
  <w:num w:numId="8">
    <w:abstractNumId w:val="17"/>
  </w:num>
  <w:num w:numId="9">
    <w:abstractNumId w:val="17"/>
  </w:num>
  <w:num w:numId="10">
    <w:abstractNumId w:val="17"/>
  </w:num>
  <w:num w:numId="11">
    <w:abstractNumId w:val="17"/>
  </w:num>
  <w:num w:numId="12">
    <w:abstractNumId w:val="17"/>
  </w:num>
  <w:num w:numId="13">
    <w:abstractNumId w:val="17"/>
  </w:num>
  <w:num w:numId="14">
    <w:abstractNumId w:val="17"/>
  </w:num>
  <w:num w:numId="15">
    <w:abstractNumId w:val="17"/>
  </w:num>
  <w:num w:numId="16">
    <w:abstractNumId w:val="17"/>
  </w:num>
  <w:num w:numId="17">
    <w:abstractNumId w:val="17"/>
  </w:num>
  <w:num w:numId="18">
    <w:abstractNumId w:val="10"/>
  </w:num>
  <w:num w:numId="19">
    <w:abstractNumId w:val="12"/>
  </w:num>
  <w:num w:numId="20">
    <w:abstractNumId w:val="19"/>
  </w:num>
  <w:num w:numId="21">
    <w:abstractNumId w:val="2"/>
  </w:num>
  <w:num w:numId="22">
    <w:abstractNumId w:val="17"/>
  </w:num>
  <w:num w:numId="23">
    <w:abstractNumId w:val="9"/>
  </w:num>
  <w:num w:numId="24">
    <w:abstractNumId w:val="18"/>
  </w:num>
  <w:num w:numId="25">
    <w:abstractNumId w:val="6"/>
  </w:num>
  <w:num w:numId="26">
    <w:abstractNumId w:val="8"/>
  </w:num>
  <w:num w:numId="27">
    <w:abstractNumId w:val="0"/>
  </w:num>
  <w:num w:numId="28">
    <w:abstractNumId w:val="5"/>
  </w:num>
  <w:num w:numId="29">
    <w:abstractNumId w:val="1"/>
  </w:num>
  <w:num w:numId="30">
    <w:abstractNumId w:val="7"/>
  </w:num>
  <w:num w:numId="31">
    <w:abstractNumId w:val="11"/>
  </w:num>
  <w:num w:numId="32">
    <w:abstractNumId w:val="13"/>
  </w:num>
  <w:num w:numId="33">
    <w:abstractNumId w:val="15"/>
  </w:num>
  <w:num w:numId="34">
    <w:abstractNumId w:val="22"/>
  </w:num>
  <w:num w:numId="35">
    <w:abstractNumId w:val="17"/>
  </w:num>
  <w:num w:numId="36">
    <w:abstractNumId w:val="20"/>
  </w:num>
  <w:num w:numId="37">
    <w:abstractNumId w:val="3"/>
  </w:num>
  <w:num w:numId="38">
    <w:abstractNumId w:val="1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CC6"/>
    <w:rsid w:val="000043B2"/>
    <w:rsid w:val="0000604B"/>
    <w:rsid w:val="0001468B"/>
    <w:rsid w:val="000162BC"/>
    <w:rsid w:val="000200EC"/>
    <w:rsid w:val="000204DB"/>
    <w:rsid w:val="0002431D"/>
    <w:rsid w:val="00030716"/>
    <w:rsid w:val="00037D1F"/>
    <w:rsid w:val="00040F95"/>
    <w:rsid w:val="00042587"/>
    <w:rsid w:val="00060EF2"/>
    <w:rsid w:val="00066891"/>
    <w:rsid w:val="00066EE2"/>
    <w:rsid w:val="00067D28"/>
    <w:rsid w:val="00072687"/>
    <w:rsid w:val="00072FA8"/>
    <w:rsid w:val="00073602"/>
    <w:rsid w:val="000811D8"/>
    <w:rsid w:val="00081C10"/>
    <w:rsid w:val="00083A26"/>
    <w:rsid w:val="00085586"/>
    <w:rsid w:val="0009072C"/>
    <w:rsid w:val="000948CD"/>
    <w:rsid w:val="00095D71"/>
    <w:rsid w:val="000A092A"/>
    <w:rsid w:val="000A19ED"/>
    <w:rsid w:val="000A27B7"/>
    <w:rsid w:val="000A3CEF"/>
    <w:rsid w:val="000A5E8D"/>
    <w:rsid w:val="000B3561"/>
    <w:rsid w:val="000B5849"/>
    <w:rsid w:val="000C12C3"/>
    <w:rsid w:val="000C4A3A"/>
    <w:rsid w:val="000D27EB"/>
    <w:rsid w:val="000D5414"/>
    <w:rsid w:val="000E3B4E"/>
    <w:rsid w:val="000E5186"/>
    <w:rsid w:val="000E5D94"/>
    <w:rsid w:val="000E6252"/>
    <w:rsid w:val="000F0D2F"/>
    <w:rsid w:val="000F3886"/>
    <w:rsid w:val="000F7DEF"/>
    <w:rsid w:val="001025E9"/>
    <w:rsid w:val="00105E53"/>
    <w:rsid w:val="001074C4"/>
    <w:rsid w:val="00114111"/>
    <w:rsid w:val="00120D91"/>
    <w:rsid w:val="00123FBA"/>
    <w:rsid w:val="0012595B"/>
    <w:rsid w:val="001260B9"/>
    <w:rsid w:val="00134513"/>
    <w:rsid w:val="0013564F"/>
    <w:rsid w:val="0014078A"/>
    <w:rsid w:val="00142D36"/>
    <w:rsid w:val="0014530B"/>
    <w:rsid w:val="001505C9"/>
    <w:rsid w:val="001556F2"/>
    <w:rsid w:val="00162DFE"/>
    <w:rsid w:val="001667E7"/>
    <w:rsid w:val="00167D06"/>
    <w:rsid w:val="0017094F"/>
    <w:rsid w:val="0017406A"/>
    <w:rsid w:val="00183482"/>
    <w:rsid w:val="00183604"/>
    <w:rsid w:val="001839D4"/>
    <w:rsid w:val="00197A25"/>
    <w:rsid w:val="001B22A2"/>
    <w:rsid w:val="001B400E"/>
    <w:rsid w:val="001B4AC9"/>
    <w:rsid w:val="001B4D39"/>
    <w:rsid w:val="001B5236"/>
    <w:rsid w:val="001C0D91"/>
    <w:rsid w:val="001C6877"/>
    <w:rsid w:val="001D4A6A"/>
    <w:rsid w:val="001D666F"/>
    <w:rsid w:val="001E1A83"/>
    <w:rsid w:val="001E21DF"/>
    <w:rsid w:val="001E2D18"/>
    <w:rsid w:val="001E315B"/>
    <w:rsid w:val="001E46E2"/>
    <w:rsid w:val="001F3625"/>
    <w:rsid w:val="001F6DBC"/>
    <w:rsid w:val="00202C41"/>
    <w:rsid w:val="00204E50"/>
    <w:rsid w:val="002076EC"/>
    <w:rsid w:val="00213CBC"/>
    <w:rsid w:val="002200CA"/>
    <w:rsid w:val="00221B10"/>
    <w:rsid w:val="00226953"/>
    <w:rsid w:val="00227FD3"/>
    <w:rsid w:val="0023508C"/>
    <w:rsid w:val="00236C55"/>
    <w:rsid w:val="00245071"/>
    <w:rsid w:val="002513C8"/>
    <w:rsid w:val="00252781"/>
    <w:rsid w:val="00271A65"/>
    <w:rsid w:val="00275948"/>
    <w:rsid w:val="00281BDB"/>
    <w:rsid w:val="002863EC"/>
    <w:rsid w:val="00287405"/>
    <w:rsid w:val="00287FFC"/>
    <w:rsid w:val="002917EE"/>
    <w:rsid w:val="00292CB9"/>
    <w:rsid w:val="002944A4"/>
    <w:rsid w:val="00297DEE"/>
    <w:rsid w:val="002A4C2E"/>
    <w:rsid w:val="002A6041"/>
    <w:rsid w:val="002B5B8B"/>
    <w:rsid w:val="002C7E0D"/>
    <w:rsid w:val="002D03D0"/>
    <w:rsid w:val="002D34F4"/>
    <w:rsid w:val="002E0981"/>
    <w:rsid w:val="002E5271"/>
    <w:rsid w:val="002F0B3E"/>
    <w:rsid w:val="002F2A44"/>
    <w:rsid w:val="002F2E06"/>
    <w:rsid w:val="0030517E"/>
    <w:rsid w:val="003055CC"/>
    <w:rsid w:val="003059EA"/>
    <w:rsid w:val="0031581C"/>
    <w:rsid w:val="00317C49"/>
    <w:rsid w:val="003219F9"/>
    <w:rsid w:val="0032586C"/>
    <w:rsid w:val="00342FEA"/>
    <w:rsid w:val="00352500"/>
    <w:rsid w:val="003554CF"/>
    <w:rsid w:val="00361A4E"/>
    <w:rsid w:val="00367094"/>
    <w:rsid w:val="00367AF9"/>
    <w:rsid w:val="003729BB"/>
    <w:rsid w:val="00373B73"/>
    <w:rsid w:val="003747F7"/>
    <w:rsid w:val="00377E9A"/>
    <w:rsid w:val="0038040A"/>
    <w:rsid w:val="003904FF"/>
    <w:rsid w:val="00391856"/>
    <w:rsid w:val="00395BD7"/>
    <w:rsid w:val="003A0473"/>
    <w:rsid w:val="003A3156"/>
    <w:rsid w:val="003B0596"/>
    <w:rsid w:val="003B2E34"/>
    <w:rsid w:val="003B478A"/>
    <w:rsid w:val="003B4D8E"/>
    <w:rsid w:val="003B5C34"/>
    <w:rsid w:val="003C07E4"/>
    <w:rsid w:val="003C2ED5"/>
    <w:rsid w:val="003C73D3"/>
    <w:rsid w:val="003C7EF6"/>
    <w:rsid w:val="003D138B"/>
    <w:rsid w:val="003D4C2F"/>
    <w:rsid w:val="003F008A"/>
    <w:rsid w:val="003F2920"/>
    <w:rsid w:val="003F4FAA"/>
    <w:rsid w:val="003F782B"/>
    <w:rsid w:val="00402E02"/>
    <w:rsid w:val="0040314F"/>
    <w:rsid w:val="00404004"/>
    <w:rsid w:val="004041C8"/>
    <w:rsid w:val="00406382"/>
    <w:rsid w:val="0041324B"/>
    <w:rsid w:val="00413438"/>
    <w:rsid w:val="00414A56"/>
    <w:rsid w:val="00420C25"/>
    <w:rsid w:val="004228FE"/>
    <w:rsid w:val="004241DC"/>
    <w:rsid w:val="00426A8E"/>
    <w:rsid w:val="004348F8"/>
    <w:rsid w:val="00443AEC"/>
    <w:rsid w:val="004508F3"/>
    <w:rsid w:val="00451FE8"/>
    <w:rsid w:val="004607C1"/>
    <w:rsid w:val="00461354"/>
    <w:rsid w:val="00462EE8"/>
    <w:rsid w:val="0047108B"/>
    <w:rsid w:val="004710DF"/>
    <w:rsid w:val="00477179"/>
    <w:rsid w:val="00482DAB"/>
    <w:rsid w:val="00486764"/>
    <w:rsid w:val="004931E2"/>
    <w:rsid w:val="00494FC2"/>
    <w:rsid w:val="004A178A"/>
    <w:rsid w:val="004B09DB"/>
    <w:rsid w:val="004B7346"/>
    <w:rsid w:val="004C510F"/>
    <w:rsid w:val="004D6009"/>
    <w:rsid w:val="004E2A7D"/>
    <w:rsid w:val="004F067C"/>
    <w:rsid w:val="004F1570"/>
    <w:rsid w:val="004F4DBA"/>
    <w:rsid w:val="00500201"/>
    <w:rsid w:val="0050072A"/>
    <w:rsid w:val="00500F41"/>
    <w:rsid w:val="00507699"/>
    <w:rsid w:val="00525384"/>
    <w:rsid w:val="00532874"/>
    <w:rsid w:val="005356E5"/>
    <w:rsid w:val="00540FA7"/>
    <w:rsid w:val="005450F8"/>
    <w:rsid w:val="00551858"/>
    <w:rsid w:val="0056060E"/>
    <w:rsid w:val="00564060"/>
    <w:rsid w:val="00565985"/>
    <w:rsid w:val="005661BF"/>
    <w:rsid w:val="00583524"/>
    <w:rsid w:val="00587DAF"/>
    <w:rsid w:val="005961B0"/>
    <w:rsid w:val="005A0803"/>
    <w:rsid w:val="005A1280"/>
    <w:rsid w:val="005B1149"/>
    <w:rsid w:val="005B3E13"/>
    <w:rsid w:val="005B5F2C"/>
    <w:rsid w:val="005C3B46"/>
    <w:rsid w:val="005C79E7"/>
    <w:rsid w:val="005E55C6"/>
    <w:rsid w:val="005E65AC"/>
    <w:rsid w:val="005F00E6"/>
    <w:rsid w:val="005F32DF"/>
    <w:rsid w:val="005F79E5"/>
    <w:rsid w:val="0060011A"/>
    <w:rsid w:val="0060652E"/>
    <w:rsid w:val="00606FC8"/>
    <w:rsid w:val="006109B5"/>
    <w:rsid w:val="00612357"/>
    <w:rsid w:val="006147C9"/>
    <w:rsid w:val="00637325"/>
    <w:rsid w:val="006444C1"/>
    <w:rsid w:val="00644DC8"/>
    <w:rsid w:val="00656B3A"/>
    <w:rsid w:val="00657A69"/>
    <w:rsid w:val="00661D62"/>
    <w:rsid w:val="00663663"/>
    <w:rsid w:val="00694211"/>
    <w:rsid w:val="00695962"/>
    <w:rsid w:val="006A0B23"/>
    <w:rsid w:val="006A111D"/>
    <w:rsid w:val="006A3889"/>
    <w:rsid w:val="006A74CC"/>
    <w:rsid w:val="006B1ED2"/>
    <w:rsid w:val="006B7E6F"/>
    <w:rsid w:val="006C19C6"/>
    <w:rsid w:val="006D4552"/>
    <w:rsid w:val="006E6831"/>
    <w:rsid w:val="006F64AE"/>
    <w:rsid w:val="006F714F"/>
    <w:rsid w:val="00700852"/>
    <w:rsid w:val="007117BA"/>
    <w:rsid w:val="00715CC6"/>
    <w:rsid w:val="0072155C"/>
    <w:rsid w:val="0073302B"/>
    <w:rsid w:val="00733752"/>
    <w:rsid w:val="00735827"/>
    <w:rsid w:val="00737FE3"/>
    <w:rsid w:val="0075123D"/>
    <w:rsid w:val="007523F0"/>
    <w:rsid w:val="00752846"/>
    <w:rsid w:val="007565EB"/>
    <w:rsid w:val="00757479"/>
    <w:rsid w:val="007642DC"/>
    <w:rsid w:val="00767EA9"/>
    <w:rsid w:val="00773196"/>
    <w:rsid w:val="00781314"/>
    <w:rsid w:val="007821DF"/>
    <w:rsid w:val="00782A9A"/>
    <w:rsid w:val="007863DC"/>
    <w:rsid w:val="00786741"/>
    <w:rsid w:val="00786C6D"/>
    <w:rsid w:val="00790CA9"/>
    <w:rsid w:val="007A1C4C"/>
    <w:rsid w:val="007B05CF"/>
    <w:rsid w:val="007B2D79"/>
    <w:rsid w:val="007C011F"/>
    <w:rsid w:val="007C4BE7"/>
    <w:rsid w:val="007C4FDE"/>
    <w:rsid w:val="007C746A"/>
    <w:rsid w:val="007D31F5"/>
    <w:rsid w:val="007D331F"/>
    <w:rsid w:val="007D527C"/>
    <w:rsid w:val="007D605E"/>
    <w:rsid w:val="007E2437"/>
    <w:rsid w:val="007E3848"/>
    <w:rsid w:val="007F46D7"/>
    <w:rsid w:val="007F792C"/>
    <w:rsid w:val="00802808"/>
    <w:rsid w:val="00803528"/>
    <w:rsid w:val="00805ED7"/>
    <w:rsid w:val="008106B0"/>
    <w:rsid w:val="00812656"/>
    <w:rsid w:val="0081464D"/>
    <w:rsid w:val="00814F99"/>
    <w:rsid w:val="00822032"/>
    <w:rsid w:val="008250C1"/>
    <w:rsid w:val="00827D58"/>
    <w:rsid w:val="008303B7"/>
    <w:rsid w:val="00840BEC"/>
    <w:rsid w:val="00844F3E"/>
    <w:rsid w:val="00853596"/>
    <w:rsid w:val="0085576D"/>
    <w:rsid w:val="0086064D"/>
    <w:rsid w:val="00861251"/>
    <w:rsid w:val="0086461A"/>
    <w:rsid w:val="00870DC4"/>
    <w:rsid w:val="00874388"/>
    <w:rsid w:val="008744F7"/>
    <w:rsid w:val="00876DA4"/>
    <w:rsid w:val="00877293"/>
    <w:rsid w:val="00880FA5"/>
    <w:rsid w:val="00882313"/>
    <w:rsid w:val="00885267"/>
    <w:rsid w:val="00886516"/>
    <w:rsid w:val="008904E0"/>
    <w:rsid w:val="00895792"/>
    <w:rsid w:val="008A0DC8"/>
    <w:rsid w:val="008A60D5"/>
    <w:rsid w:val="008B0688"/>
    <w:rsid w:val="008B192F"/>
    <w:rsid w:val="008C7AFF"/>
    <w:rsid w:val="008D1C7F"/>
    <w:rsid w:val="008D271F"/>
    <w:rsid w:val="008E1EEB"/>
    <w:rsid w:val="008E2145"/>
    <w:rsid w:val="008E4F4F"/>
    <w:rsid w:val="008F28B9"/>
    <w:rsid w:val="008F5E97"/>
    <w:rsid w:val="00911371"/>
    <w:rsid w:val="00915367"/>
    <w:rsid w:val="00916021"/>
    <w:rsid w:val="00917E3F"/>
    <w:rsid w:val="00920B44"/>
    <w:rsid w:val="009223E0"/>
    <w:rsid w:val="00930950"/>
    <w:rsid w:val="00952A37"/>
    <w:rsid w:val="00952BEA"/>
    <w:rsid w:val="00956483"/>
    <w:rsid w:val="0096209D"/>
    <w:rsid w:val="0096656F"/>
    <w:rsid w:val="00973EA6"/>
    <w:rsid w:val="00980300"/>
    <w:rsid w:val="0098509E"/>
    <w:rsid w:val="00986E02"/>
    <w:rsid w:val="00987140"/>
    <w:rsid w:val="0098798B"/>
    <w:rsid w:val="00987F72"/>
    <w:rsid w:val="009B2229"/>
    <w:rsid w:val="009B4C7A"/>
    <w:rsid w:val="009C002C"/>
    <w:rsid w:val="009C37F5"/>
    <w:rsid w:val="009C769E"/>
    <w:rsid w:val="009E2205"/>
    <w:rsid w:val="009E5C16"/>
    <w:rsid w:val="009F203E"/>
    <w:rsid w:val="009F7291"/>
    <w:rsid w:val="00A003BF"/>
    <w:rsid w:val="00A008E2"/>
    <w:rsid w:val="00A07777"/>
    <w:rsid w:val="00A17E8A"/>
    <w:rsid w:val="00A207AD"/>
    <w:rsid w:val="00A313F9"/>
    <w:rsid w:val="00A42AA2"/>
    <w:rsid w:val="00A50B2F"/>
    <w:rsid w:val="00A5319E"/>
    <w:rsid w:val="00A550F1"/>
    <w:rsid w:val="00A67BB7"/>
    <w:rsid w:val="00A72E1B"/>
    <w:rsid w:val="00A731D3"/>
    <w:rsid w:val="00A82216"/>
    <w:rsid w:val="00A83917"/>
    <w:rsid w:val="00A85927"/>
    <w:rsid w:val="00A86690"/>
    <w:rsid w:val="00A92C3F"/>
    <w:rsid w:val="00A96E6D"/>
    <w:rsid w:val="00AA211C"/>
    <w:rsid w:val="00AA3D86"/>
    <w:rsid w:val="00AB0472"/>
    <w:rsid w:val="00AB1325"/>
    <w:rsid w:val="00AB67FE"/>
    <w:rsid w:val="00AD14B5"/>
    <w:rsid w:val="00AD4888"/>
    <w:rsid w:val="00AD4BE3"/>
    <w:rsid w:val="00AD68B1"/>
    <w:rsid w:val="00AF5F5A"/>
    <w:rsid w:val="00B00D61"/>
    <w:rsid w:val="00B01A88"/>
    <w:rsid w:val="00B03285"/>
    <w:rsid w:val="00B05C14"/>
    <w:rsid w:val="00B074E3"/>
    <w:rsid w:val="00B112C1"/>
    <w:rsid w:val="00B17E08"/>
    <w:rsid w:val="00B22A77"/>
    <w:rsid w:val="00B2512F"/>
    <w:rsid w:val="00B251C0"/>
    <w:rsid w:val="00B27C22"/>
    <w:rsid w:val="00B33253"/>
    <w:rsid w:val="00B40E15"/>
    <w:rsid w:val="00B416DD"/>
    <w:rsid w:val="00B63AB2"/>
    <w:rsid w:val="00B66A94"/>
    <w:rsid w:val="00B67152"/>
    <w:rsid w:val="00B70358"/>
    <w:rsid w:val="00B70537"/>
    <w:rsid w:val="00B73A58"/>
    <w:rsid w:val="00B74ABB"/>
    <w:rsid w:val="00B7609D"/>
    <w:rsid w:val="00B77952"/>
    <w:rsid w:val="00B80428"/>
    <w:rsid w:val="00B93763"/>
    <w:rsid w:val="00BA3DFE"/>
    <w:rsid w:val="00BB2CA1"/>
    <w:rsid w:val="00BB3284"/>
    <w:rsid w:val="00BB46C0"/>
    <w:rsid w:val="00BB5B4B"/>
    <w:rsid w:val="00BB6E5B"/>
    <w:rsid w:val="00BB7CB8"/>
    <w:rsid w:val="00BC5BBB"/>
    <w:rsid w:val="00BC5DA7"/>
    <w:rsid w:val="00BC70D5"/>
    <w:rsid w:val="00BC760C"/>
    <w:rsid w:val="00BC7F05"/>
    <w:rsid w:val="00BD0B3B"/>
    <w:rsid w:val="00BD3BB6"/>
    <w:rsid w:val="00BF21FF"/>
    <w:rsid w:val="00BF43EB"/>
    <w:rsid w:val="00BF5C68"/>
    <w:rsid w:val="00C05D05"/>
    <w:rsid w:val="00C101BA"/>
    <w:rsid w:val="00C108AF"/>
    <w:rsid w:val="00C13FC6"/>
    <w:rsid w:val="00C2092D"/>
    <w:rsid w:val="00C239B2"/>
    <w:rsid w:val="00C23E17"/>
    <w:rsid w:val="00C2403B"/>
    <w:rsid w:val="00C26815"/>
    <w:rsid w:val="00C36622"/>
    <w:rsid w:val="00C41987"/>
    <w:rsid w:val="00C437AD"/>
    <w:rsid w:val="00C43A84"/>
    <w:rsid w:val="00C470BE"/>
    <w:rsid w:val="00C62E65"/>
    <w:rsid w:val="00C663BE"/>
    <w:rsid w:val="00C73D62"/>
    <w:rsid w:val="00C74E97"/>
    <w:rsid w:val="00C80D0A"/>
    <w:rsid w:val="00C87721"/>
    <w:rsid w:val="00C90C39"/>
    <w:rsid w:val="00CA09B4"/>
    <w:rsid w:val="00CA29EA"/>
    <w:rsid w:val="00CA3C54"/>
    <w:rsid w:val="00CA7B1F"/>
    <w:rsid w:val="00CB2D0A"/>
    <w:rsid w:val="00CB30DE"/>
    <w:rsid w:val="00CB7364"/>
    <w:rsid w:val="00CC5491"/>
    <w:rsid w:val="00CC69B0"/>
    <w:rsid w:val="00CD3715"/>
    <w:rsid w:val="00CD48C4"/>
    <w:rsid w:val="00CD77DF"/>
    <w:rsid w:val="00CD7CE2"/>
    <w:rsid w:val="00CE5DDB"/>
    <w:rsid w:val="00CE66C4"/>
    <w:rsid w:val="00CF4DA1"/>
    <w:rsid w:val="00D01A06"/>
    <w:rsid w:val="00D05D06"/>
    <w:rsid w:val="00D06232"/>
    <w:rsid w:val="00D11A2E"/>
    <w:rsid w:val="00D11AF7"/>
    <w:rsid w:val="00D12359"/>
    <w:rsid w:val="00D1628F"/>
    <w:rsid w:val="00D20364"/>
    <w:rsid w:val="00D21F5D"/>
    <w:rsid w:val="00D2395A"/>
    <w:rsid w:val="00D342E7"/>
    <w:rsid w:val="00D41CC5"/>
    <w:rsid w:val="00D43A58"/>
    <w:rsid w:val="00D4682C"/>
    <w:rsid w:val="00D46D04"/>
    <w:rsid w:val="00D5046A"/>
    <w:rsid w:val="00D508F9"/>
    <w:rsid w:val="00D6604C"/>
    <w:rsid w:val="00D73503"/>
    <w:rsid w:val="00D85BC1"/>
    <w:rsid w:val="00D878A2"/>
    <w:rsid w:val="00D935BB"/>
    <w:rsid w:val="00DA27F3"/>
    <w:rsid w:val="00DA6CA0"/>
    <w:rsid w:val="00DB093D"/>
    <w:rsid w:val="00DC0A0F"/>
    <w:rsid w:val="00DC207B"/>
    <w:rsid w:val="00DD3F9F"/>
    <w:rsid w:val="00DD69A9"/>
    <w:rsid w:val="00DE1F84"/>
    <w:rsid w:val="00DE221B"/>
    <w:rsid w:val="00DE3434"/>
    <w:rsid w:val="00DE76BE"/>
    <w:rsid w:val="00DF1EB3"/>
    <w:rsid w:val="00DF4591"/>
    <w:rsid w:val="00DF5003"/>
    <w:rsid w:val="00DF656D"/>
    <w:rsid w:val="00E0027C"/>
    <w:rsid w:val="00E00330"/>
    <w:rsid w:val="00E03CCE"/>
    <w:rsid w:val="00E134C0"/>
    <w:rsid w:val="00E22097"/>
    <w:rsid w:val="00E27D07"/>
    <w:rsid w:val="00E35239"/>
    <w:rsid w:val="00E36E02"/>
    <w:rsid w:val="00E501F3"/>
    <w:rsid w:val="00E61AC1"/>
    <w:rsid w:val="00E61ECE"/>
    <w:rsid w:val="00E6211F"/>
    <w:rsid w:val="00E636F3"/>
    <w:rsid w:val="00E63827"/>
    <w:rsid w:val="00E64113"/>
    <w:rsid w:val="00E703C8"/>
    <w:rsid w:val="00E70FF7"/>
    <w:rsid w:val="00E74501"/>
    <w:rsid w:val="00E940A8"/>
    <w:rsid w:val="00E947B1"/>
    <w:rsid w:val="00EA00D8"/>
    <w:rsid w:val="00EA0264"/>
    <w:rsid w:val="00EA67EA"/>
    <w:rsid w:val="00EB3D9F"/>
    <w:rsid w:val="00EB4C61"/>
    <w:rsid w:val="00EB5075"/>
    <w:rsid w:val="00EC425B"/>
    <w:rsid w:val="00EC5730"/>
    <w:rsid w:val="00EC6281"/>
    <w:rsid w:val="00EE53FF"/>
    <w:rsid w:val="00EE63C1"/>
    <w:rsid w:val="00EF37EE"/>
    <w:rsid w:val="00EF7E10"/>
    <w:rsid w:val="00F005FB"/>
    <w:rsid w:val="00F0076C"/>
    <w:rsid w:val="00F03F14"/>
    <w:rsid w:val="00F12010"/>
    <w:rsid w:val="00F12456"/>
    <w:rsid w:val="00F14BFB"/>
    <w:rsid w:val="00F15596"/>
    <w:rsid w:val="00F15F98"/>
    <w:rsid w:val="00F160D3"/>
    <w:rsid w:val="00F20B73"/>
    <w:rsid w:val="00F25EDB"/>
    <w:rsid w:val="00F25EEB"/>
    <w:rsid w:val="00F41FC3"/>
    <w:rsid w:val="00F42FAD"/>
    <w:rsid w:val="00F44A19"/>
    <w:rsid w:val="00F500F9"/>
    <w:rsid w:val="00F50700"/>
    <w:rsid w:val="00F54C18"/>
    <w:rsid w:val="00F8350D"/>
    <w:rsid w:val="00F85643"/>
    <w:rsid w:val="00F86268"/>
    <w:rsid w:val="00F94127"/>
    <w:rsid w:val="00F973E1"/>
    <w:rsid w:val="00FA0E70"/>
    <w:rsid w:val="00FA302F"/>
    <w:rsid w:val="00FA68B5"/>
    <w:rsid w:val="00FB08D6"/>
    <w:rsid w:val="00FB25FF"/>
    <w:rsid w:val="00FB40BB"/>
    <w:rsid w:val="00FB5BCD"/>
    <w:rsid w:val="00FB5EC6"/>
    <w:rsid w:val="00FB62A6"/>
    <w:rsid w:val="00FC29AC"/>
    <w:rsid w:val="00FC59CE"/>
    <w:rsid w:val="00FD4A69"/>
    <w:rsid w:val="00FE3063"/>
    <w:rsid w:val="00FE4D25"/>
    <w:rsid w:val="00FF11FE"/>
    <w:rsid w:val="00FF41C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Microsoft Sans Serif" w:hAnsi="Microsoft Sans Serif"/>
      <w:sz w:val="22"/>
      <w:szCs w:val="24"/>
      <w:lang w:val="es-ES" w:eastAsia="es-ES"/>
    </w:rPr>
  </w:style>
  <w:style w:type="paragraph" w:styleId="Ttulo1">
    <w:name w:val="heading 1"/>
    <w:next w:val="Ttulo1Texto"/>
    <w:link w:val="Ttulo1Car"/>
    <w:qFormat/>
    <w:rsid w:val="00C239B2"/>
    <w:pPr>
      <w:keepNext/>
      <w:numPr>
        <w:numId w:val="1"/>
      </w:numPr>
      <w:spacing w:before="120" w:after="120"/>
      <w:outlineLvl w:val="0"/>
    </w:pPr>
    <w:rPr>
      <w:rFonts w:ascii="Microsoft Sans Serif" w:hAnsi="Microsoft Sans Serif" w:cs="Arial"/>
      <w:b/>
      <w:bCs/>
      <w:caps/>
      <w:kern w:val="32"/>
      <w:sz w:val="24"/>
      <w:szCs w:val="32"/>
      <w:lang w:val="es-ES" w:eastAsia="es-ES"/>
    </w:rPr>
  </w:style>
  <w:style w:type="paragraph" w:styleId="Ttulo2">
    <w:name w:val="heading 2"/>
    <w:next w:val="Normal"/>
    <w:qFormat/>
    <w:rsid w:val="001E2D18"/>
    <w:pPr>
      <w:keepNext/>
      <w:numPr>
        <w:ilvl w:val="1"/>
        <w:numId w:val="1"/>
      </w:numPr>
      <w:tabs>
        <w:tab w:val="clear" w:pos="3128"/>
        <w:tab w:val="num" w:pos="576"/>
      </w:tabs>
      <w:spacing w:after="60"/>
      <w:ind w:left="576"/>
      <w:jc w:val="both"/>
      <w:outlineLvl w:val="1"/>
    </w:pPr>
    <w:rPr>
      <w:rFonts w:ascii="Microsoft Sans Serif" w:hAnsi="Microsoft Sans Serif" w:cs="Arial"/>
      <w:b/>
      <w:bCs/>
      <w:iCs/>
      <w:caps/>
      <w:sz w:val="22"/>
      <w:szCs w:val="28"/>
      <w:lang w:val="es-ES" w:eastAsia="es-ES"/>
    </w:rPr>
  </w:style>
  <w:style w:type="paragraph" w:styleId="Ttulo3">
    <w:name w:val="heading 3"/>
    <w:next w:val="Normal"/>
    <w:qFormat/>
    <w:rsid w:val="00FE3063"/>
    <w:pPr>
      <w:keepNext/>
      <w:numPr>
        <w:ilvl w:val="2"/>
        <w:numId w:val="1"/>
      </w:numPr>
      <w:spacing w:before="120" w:after="180"/>
      <w:outlineLvl w:val="2"/>
    </w:pPr>
    <w:rPr>
      <w:rFonts w:ascii="Microsoft Sans Serif" w:hAnsi="Microsoft Sans Serif" w:cs="Arial"/>
      <w:b/>
      <w:bCs/>
      <w:sz w:val="22"/>
      <w:szCs w:val="26"/>
      <w:lang w:val="es-ES" w:eastAsia="es-ES"/>
    </w:rPr>
  </w:style>
  <w:style w:type="paragraph" w:styleId="Ttulo4">
    <w:name w:val="heading 4"/>
    <w:basedOn w:val="Normal"/>
    <w:next w:val="Ttulo4Texto"/>
    <w:qFormat/>
    <w:rsid w:val="00BC70D5"/>
    <w:pPr>
      <w:keepNext/>
      <w:numPr>
        <w:ilvl w:val="3"/>
        <w:numId w:val="1"/>
      </w:numPr>
      <w:spacing w:before="360" w:after="240"/>
      <w:outlineLvl w:val="3"/>
    </w:pPr>
    <w:rPr>
      <w:b/>
      <w:bCs/>
      <w:i/>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2Texto">
    <w:name w:val="Título 2 Texto"/>
    <w:link w:val="Ttulo2TextoCar"/>
    <w:pPr>
      <w:spacing w:after="60"/>
      <w:ind w:left="284"/>
      <w:jc w:val="both"/>
    </w:pPr>
    <w:rPr>
      <w:rFonts w:ascii="Microsoft Sans Serif" w:hAnsi="Microsoft Sans Serif"/>
      <w:sz w:val="22"/>
      <w:lang w:val="es-ES_tradnl" w:eastAsia="es-ES"/>
    </w:rPr>
  </w:style>
  <w:style w:type="paragraph" w:customStyle="1" w:styleId="Ttulo1Texto">
    <w:name w:val="Título 1 Texto"/>
    <w:pPr>
      <w:spacing w:after="60"/>
      <w:jc w:val="both"/>
    </w:pPr>
    <w:rPr>
      <w:rFonts w:ascii="Microsoft Sans Serif" w:hAnsi="Microsoft Sans Serif"/>
      <w:sz w:val="22"/>
      <w:lang w:val="es-ES_tradnl" w:eastAsia="es-ES"/>
    </w:rPr>
  </w:style>
  <w:style w:type="paragraph" w:customStyle="1" w:styleId="Ttulo3Texto">
    <w:name w:val="Título 3 Texto"/>
    <w:link w:val="Ttulo3TextoCar"/>
    <w:rsid w:val="00DE221B"/>
    <w:pPr>
      <w:spacing w:after="60"/>
      <w:ind w:left="567"/>
    </w:pPr>
    <w:rPr>
      <w:rFonts w:ascii="Microsoft Sans Serif" w:hAnsi="Microsoft Sans Serif"/>
      <w:sz w:val="22"/>
      <w:lang w:val="es-ES_tradnl" w:eastAsia="es-ES"/>
    </w:rPr>
  </w:style>
  <w:style w:type="paragraph" w:customStyle="1" w:styleId="Ttulo4Texto">
    <w:name w:val="Título 4 Texto"/>
    <w:link w:val="Ttulo4TextoCar"/>
    <w:rsid w:val="00BC5DA7"/>
    <w:pPr>
      <w:spacing w:after="60"/>
      <w:ind w:left="851"/>
      <w:jc w:val="both"/>
    </w:pPr>
    <w:rPr>
      <w:rFonts w:ascii="Microsoft Sans Serif" w:hAnsi="Microsoft Sans Serif"/>
      <w:sz w:val="22"/>
      <w:lang w:val="es-ES_tradnl" w:eastAsia="es-ES"/>
    </w:rPr>
  </w:style>
  <w:style w:type="paragraph" w:customStyle="1" w:styleId="Ttulo1Vietas">
    <w:name w:val="Título 1 Viñetas"/>
    <w:next w:val="Ttulo1Texto"/>
    <w:pPr>
      <w:tabs>
        <w:tab w:val="num" w:pos="720"/>
      </w:tabs>
      <w:spacing w:after="60"/>
      <w:ind w:left="720" w:hanging="363"/>
    </w:pPr>
    <w:rPr>
      <w:rFonts w:ascii="Microsoft Sans Serif" w:hAnsi="Microsoft Sans Serif"/>
      <w:sz w:val="22"/>
      <w:lang w:val="es-ES_tradnl" w:eastAsia="es-ES"/>
    </w:rPr>
  </w:style>
  <w:style w:type="paragraph" w:customStyle="1" w:styleId="Ttulo2Vietas">
    <w:name w:val="Título 2 Viñetas"/>
    <w:next w:val="Ttulo2Texto"/>
    <w:pPr>
      <w:numPr>
        <w:numId w:val="2"/>
      </w:numPr>
      <w:spacing w:after="60"/>
      <w:jc w:val="both"/>
    </w:pPr>
    <w:rPr>
      <w:rFonts w:ascii="Microsoft Sans Serif" w:hAnsi="Microsoft Sans Serif"/>
      <w:sz w:val="22"/>
      <w:lang w:val="es-ES" w:eastAsia="es-ES"/>
    </w:rPr>
  </w:style>
  <w:style w:type="paragraph" w:customStyle="1" w:styleId="Ttulo3Vietas">
    <w:name w:val="Título 3 Viñetas"/>
    <w:next w:val="Ttulo3Texto"/>
    <w:pPr>
      <w:numPr>
        <w:numId w:val="3"/>
      </w:numPr>
      <w:spacing w:after="60"/>
    </w:pPr>
    <w:rPr>
      <w:rFonts w:ascii="Microsoft Sans Serif" w:hAnsi="Microsoft Sans Serif"/>
      <w:sz w:val="22"/>
      <w:lang w:val="es-ES" w:eastAsia="es-ES"/>
    </w:rPr>
  </w:style>
  <w:style w:type="paragraph" w:customStyle="1" w:styleId="Ttulo4Vietas">
    <w:name w:val="Título 4 Viñetas"/>
    <w:next w:val="Ttulo4Texto"/>
    <w:pPr>
      <w:tabs>
        <w:tab w:val="num" w:pos="1620"/>
      </w:tabs>
      <w:spacing w:after="60"/>
      <w:ind w:left="1620" w:hanging="363"/>
    </w:pPr>
    <w:rPr>
      <w:rFonts w:ascii="Microsoft Sans Serif" w:hAnsi="Microsoft Sans Serif"/>
      <w:sz w:val="22"/>
      <w:lang w:val="es-ES" w:eastAsia="es-ES"/>
    </w:rPr>
  </w:style>
  <w:style w:type="paragraph" w:styleId="Encabezado">
    <w:name w:val="header"/>
    <w:aliases w:val="Capitulo"/>
    <w:basedOn w:val="Normal"/>
    <w:pPr>
      <w:tabs>
        <w:tab w:val="center" w:pos="4419"/>
        <w:tab w:val="right" w:pos="8838"/>
      </w:tabs>
    </w:pPr>
  </w:style>
  <w:style w:type="paragraph" w:styleId="TDC1">
    <w:name w:val="toc 1"/>
    <w:next w:val="Normal"/>
    <w:uiPriority w:val="39"/>
    <w:pPr>
      <w:tabs>
        <w:tab w:val="left" w:pos="360"/>
        <w:tab w:val="left" w:pos="880"/>
        <w:tab w:val="right" w:leader="dot" w:pos="8828"/>
      </w:tabs>
      <w:spacing w:after="120"/>
    </w:pPr>
    <w:rPr>
      <w:rFonts w:ascii="Microsoft Sans Serif" w:hAnsi="Microsoft Sans Serif"/>
      <w:b/>
      <w:caps/>
      <w:noProof/>
      <w:sz w:val="22"/>
      <w:lang w:val="es-ES" w:eastAsia="es-ES"/>
    </w:rPr>
  </w:style>
  <w:style w:type="paragraph" w:styleId="TDC2">
    <w:name w:val="toc 2"/>
    <w:next w:val="Normal"/>
    <w:uiPriority w:val="39"/>
    <w:pPr>
      <w:tabs>
        <w:tab w:val="left" w:pos="899"/>
        <w:tab w:val="right" w:leader="dot" w:pos="8828"/>
      </w:tabs>
      <w:spacing w:after="120"/>
      <w:ind w:left="851" w:hanging="567"/>
      <w:jc w:val="both"/>
    </w:pPr>
    <w:rPr>
      <w:rFonts w:ascii="Microsoft Sans Serif" w:hAnsi="Microsoft Sans Serif"/>
      <w:b/>
      <w:caps/>
      <w:noProof/>
      <w:szCs w:val="22"/>
      <w:lang w:val="es-ES_tradnl" w:eastAsia="es-ES"/>
    </w:rPr>
  </w:style>
  <w:style w:type="paragraph" w:styleId="TDC3">
    <w:name w:val="toc 3"/>
    <w:next w:val="Normal"/>
    <w:uiPriority w:val="39"/>
    <w:pPr>
      <w:tabs>
        <w:tab w:val="left" w:pos="1320"/>
        <w:tab w:val="right" w:leader="dot" w:pos="8828"/>
      </w:tabs>
      <w:spacing w:after="120"/>
      <w:ind w:left="567"/>
    </w:pPr>
    <w:rPr>
      <w:rFonts w:ascii="Microsoft Sans Serif" w:hAnsi="Microsoft Sans Serif"/>
      <w:b/>
      <w:noProof/>
      <w:sz w:val="22"/>
      <w:szCs w:val="22"/>
      <w:lang w:val="es-ES_tradnl" w:eastAsia="es-ES"/>
    </w:rPr>
  </w:style>
  <w:style w:type="paragraph" w:styleId="TDC4">
    <w:name w:val="toc 4"/>
    <w:next w:val="Normal"/>
    <w:semiHidden/>
    <w:pPr>
      <w:tabs>
        <w:tab w:val="left" w:pos="1320"/>
        <w:tab w:val="right" w:leader="dot" w:pos="8828"/>
      </w:tabs>
      <w:spacing w:after="120"/>
      <w:ind w:left="851"/>
    </w:pPr>
    <w:rPr>
      <w:rFonts w:ascii="Microsoft Sans Serif" w:hAnsi="Microsoft Sans Serif"/>
      <w:noProof/>
      <w:sz w:val="22"/>
      <w:szCs w:val="22"/>
      <w:lang w:val="es-ES_tradnl" w:eastAsia="es-ES"/>
    </w:rPr>
  </w:style>
  <w:style w:type="paragraph" w:styleId="TDC5">
    <w:name w:val="toc 5"/>
    <w:basedOn w:val="Normal"/>
    <w:next w:val="Normal"/>
    <w:autoRedefine/>
    <w:semiHidden/>
    <w:pPr>
      <w:ind w:left="880"/>
    </w:pPr>
  </w:style>
  <w:style w:type="paragraph" w:styleId="TDC6">
    <w:name w:val="toc 6"/>
    <w:basedOn w:val="Normal"/>
    <w:next w:val="Normal"/>
    <w:autoRedefine/>
    <w:semiHidden/>
    <w:pPr>
      <w:ind w:left="1100"/>
    </w:pPr>
  </w:style>
  <w:style w:type="paragraph" w:styleId="TDC7">
    <w:name w:val="toc 7"/>
    <w:basedOn w:val="Normal"/>
    <w:next w:val="Normal"/>
    <w:autoRedefine/>
    <w:semiHidden/>
    <w:pPr>
      <w:ind w:left="1320"/>
    </w:pPr>
  </w:style>
  <w:style w:type="paragraph" w:styleId="TDC8">
    <w:name w:val="toc 8"/>
    <w:basedOn w:val="Normal"/>
    <w:next w:val="Normal"/>
    <w:autoRedefine/>
    <w:semiHidden/>
    <w:pPr>
      <w:ind w:left="1540"/>
    </w:pPr>
  </w:style>
  <w:style w:type="paragraph" w:styleId="TDC9">
    <w:name w:val="toc 9"/>
    <w:basedOn w:val="Normal"/>
    <w:next w:val="Normal"/>
    <w:autoRedefine/>
    <w:semiHidden/>
    <w:pPr>
      <w:ind w:left="1760"/>
    </w:pPr>
  </w:style>
  <w:style w:type="character" w:styleId="Hipervnculo">
    <w:name w:val="Hyperlink"/>
    <w:uiPriority w:val="99"/>
    <w:rPr>
      <w:color w:val="0000FF"/>
      <w:u w:val="single"/>
    </w:rPr>
  </w:style>
  <w:style w:type="paragraph" w:customStyle="1" w:styleId="NormalDocumental">
    <w:name w:val="Normal Documental"/>
    <w:pPr>
      <w:jc w:val="both"/>
    </w:pPr>
    <w:rPr>
      <w:rFonts w:ascii="Microsoft Sans Serif" w:hAnsi="Microsoft Sans Serif"/>
      <w:sz w:val="22"/>
      <w:lang w:val="es-ES" w:eastAsia="es-ES"/>
    </w:r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paragraph" w:styleId="Sangradetextonormal">
    <w:name w:val="Body Text Indent"/>
    <w:basedOn w:val="Normal"/>
    <w:pPr>
      <w:ind w:left="720" w:hanging="720"/>
      <w:jc w:val="both"/>
    </w:pPr>
    <w:rPr>
      <w:rFonts w:ascii="Times New Roman" w:hAnsi="Times New Roman"/>
      <w:sz w:val="24"/>
      <w:szCs w:val="20"/>
      <w:lang w:val="es-AR"/>
    </w:rPr>
  </w:style>
  <w:style w:type="paragraph" w:styleId="Textoindependiente2">
    <w:name w:val="Body Text 2"/>
    <w:basedOn w:val="Normal"/>
    <w:pPr>
      <w:spacing w:before="120" w:after="120" w:line="360" w:lineRule="auto"/>
      <w:jc w:val="both"/>
    </w:pPr>
    <w:rPr>
      <w:rFonts w:ascii="Arial" w:hAnsi="Arial"/>
      <w:sz w:val="24"/>
      <w:szCs w:val="20"/>
      <w:lang w:val="es-MX"/>
    </w:rPr>
  </w:style>
  <w:style w:type="paragraph" w:styleId="Textoindependiente3">
    <w:name w:val="Body Text 3"/>
    <w:basedOn w:val="Normal"/>
    <w:pPr>
      <w:spacing w:before="120" w:after="120" w:line="360" w:lineRule="auto"/>
    </w:pPr>
    <w:rPr>
      <w:rFonts w:ascii="Arial" w:hAnsi="Arial"/>
      <w:sz w:val="24"/>
      <w:szCs w:val="20"/>
      <w:lang w:val="es-AR"/>
    </w:rPr>
  </w:style>
  <w:style w:type="paragraph" w:styleId="Sangra2detindependiente">
    <w:name w:val="Body Text Indent 2"/>
    <w:basedOn w:val="Normal"/>
    <w:pPr>
      <w:ind w:left="709" w:hanging="709"/>
      <w:jc w:val="both"/>
    </w:pPr>
    <w:rPr>
      <w:rFonts w:ascii="Times New Roman" w:hAnsi="Times New Roman"/>
      <w:sz w:val="24"/>
      <w:szCs w:val="20"/>
      <w:lang w:val="es-AR"/>
    </w:rPr>
  </w:style>
  <w:style w:type="paragraph" w:styleId="Sangra3detindependiente">
    <w:name w:val="Body Text Indent 3"/>
    <w:basedOn w:val="Normal"/>
    <w:pPr>
      <w:ind w:left="709" w:hanging="1"/>
      <w:jc w:val="both"/>
    </w:pPr>
    <w:rPr>
      <w:rFonts w:ascii="Times New Roman" w:hAnsi="Times New Roman"/>
      <w:sz w:val="24"/>
      <w:szCs w:val="20"/>
      <w:lang w:val="es-AR"/>
    </w:rPr>
  </w:style>
  <w:style w:type="paragraph" w:styleId="Textoindependiente">
    <w:name w:val="Body Text"/>
    <w:basedOn w:val="Normal"/>
    <w:pPr>
      <w:jc w:val="both"/>
    </w:pPr>
    <w:rPr>
      <w:color w:val="FF0000"/>
    </w:rPr>
  </w:style>
  <w:style w:type="paragraph" w:styleId="Textocomentario">
    <w:name w:val="annotation text"/>
    <w:basedOn w:val="Normal"/>
    <w:semiHidden/>
    <w:rPr>
      <w:rFonts w:ascii="Times New Roman" w:hAnsi="Times New Roman"/>
      <w:sz w:val="20"/>
      <w:szCs w:val="20"/>
    </w:rPr>
  </w:style>
  <w:style w:type="character" w:styleId="Hipervnculovisitado">
    <w:name w:val="FollowedHyperlink"/>
    <w:rPr>
      <w:color w:val="800080"/>
      <w:u w:val="single"/>
    </w:rPr>
  </w:style>
  <w:style w:type="paragraph" w:styleId="Textodeglobo">
    <w:name w:val="Balloon Text"/>
    <w:basedOn w:val="Normal"/>
    <w:semiHidden/>
    <w:rsid w:val="00AD68B1"/>
    <w:rPr>
      <w:rFonts w:ascii="Tahoma" w:hAnsi="Tahoma" w:cs="Tahoma"/>
      <w:sz w:val="16"/>
      <w:szCs w:val="16"/>
    </w:rPr>
  </w:style>
  <w:style w:type="table" w:styleId="Tablaconcuadrcula">
    <w:name w:val="Table Grid"/>
    <w:basedOn w:val="Tablanormal"/>
    <w:rsid w:val="000F7D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3TextoCar">
    <w:name w:val="Título 3 Texto Car"/>
    <w:link w:val="Ttulo3Texto"/>
    <w:rsid w:val="00DE221B"/>
    <w:rPr>
      <w:rFonts w:ascii="Microsoft Sans Serif" w:hAnsi="Microsoft Sans Serif"/>
      <w:sz w:val="22"/>
      <w:lang w:val="es-ES_tradnl" w:eastAsia="es-ES" w:bidi="ar-SA"/>
    </w:rPr>
  </w:style>
  <w:style w:type="character" w:customStyle="1" w:styleId="Ttulo4TextoCar">
    <w:name w:val="Título 4 Texto Car"/>
    <w:link w:val="Ttulo4Texto"/>
    <w:rsid w:val="00BC5DA7"/>
    <w:rPr>
      <w:rFonts w:ascii="Microsoft Sans Serif" w:hAnsi="Microsoft Sans Serif"/>
      <w:sz w:val="22"/>
      <w:lang w:val="es-ES_tradnl" w:eastAsia="es-ES" w:bidi="ar-SA"/>
    </w:rPr>
  </w:style>
  <w:style w:type="character" w:customStyle="1" w:styleId="Ttulo2TextoCar">
    <w:name w:val="Título 2 Texto Car"/>
    <w:link w:val="Ttulo2Texto"/>
    <w:rsid w:val="00FE3063"/>
    <w:rPr>
      <w:rFonts w:ascii="Microsoft Sans Serif" w:hAnsi="Microsoft Sans Serif"/>
      <w:sz w:val="22"/>
      <w:lang w:val="es-ES_tradnl" w:eastAsia="es-ES" w:bidi="ar-SA"/>
    </w:rPr>
  </w:style>
  <w:style w:type="paragraph" w:customStyle="1" w:styleId="EstiloTtulo3Izquierda032cmPrimeralnea0cm">
    <w:name w:val="Estilo Título 3 + Izquierda:  032 cm Primera línea:  0 cm"/>
    <w:basedOn w:val="Ttulo3"/>
    <w:rsid w:val="001E2D18"/>
    <w:pPr>
      <w:spacing w:before="0" w:after="60"/>
      <w:ind w:left="180" w:firstLine="0"/>
    </w:pPr>
    <w:rPr>
      <w:rFonts w:cs="Times New Roman"/>
      <w:szCs w:val="20"/>
    </w:rPr>
  </w:style>
  <w:style w:type="paragraph" w:customStyle="1" w:styleId="EstiloTtulo3Izquierda032cmPrimeralnea0cm1">
    <w:name w:val="Estilo Título 3 + Izquierda:  032 cm Primera línea:  0 cm1"/>
    <w:basedOn w:val="Ttulo3"/>
    <w:rsid w:val="00BB46C0"/>
    <w:pPr>
      <w:numPr>
        <w:ilvl w:val="0"/>
        <w:numId w:val="0"/>
      </w:numPr>
      <w:spacing w:before="0" w:after="0"/>
      <w:ind w:left="567"/>
    </w:pPr>
    <w:rPr>
      <w:rFonts w:cs="Times New Roman"/>
      <w:szCs w:val="20"/>
    </w:rPr>
  </w:style>
  <w:style w:type="paragraph" w:customStyle="1" w:styleId="Direccininterior">
    <w:name w:val="DirecciÛn interior"/>
    <w:basedOn w:val="Textoindependiente"/>
    <w:rsid w:val="0023508C"/>
    <w:pPr>
      <w:spacing w:line="360" w:lineRule="auto"/>
      <w:ind w:left="851"/>
    </w:pPr>
    <w:rPr>
      <w:rFonts w:ascii="Garamond" w:hAnsi="Garamond"/>
      <w:color w:val="auto"/>
      <w:kern w:val="18"/>
      <w:sz w:val="20"/>
      <w:lang w:val="en-US"/>
    </w:rPr>
  </w:style>
  <w:style w:type="character" w:customStyle="1" w:styleId="Ttulo1Car">
    <w:name w:val="Título 1 Car"/>
    <w:link w:val="Ttulo1"/>
    <w:rsid w:val="00CC69B0"/>
    <w:rPr>
      <w:rFonts w:ascii="Microsoft Sans Serif" w:hAnsi="Microsoft Sans Serif" w:cs="Arial"/>
      <w:b/>
      <w:bCs/>
      <w:caps/>
      <w:kern w:val="32"/>
      <w:sz w:val="24"/>
      <w:szCs w:val="32"/>
      <w:lang w:val="es-ES" w:eastAsia="es-ES"/>
    </w:rPr>
  </w:style>
  <w:style w:type="paragraph" w:styleId="Textonotapie">
    <w:name w:val="footnote text"/>
    <w:basedOn w:val="Normal"/>
    <w:link w:val="TextonotapieCar"/>
    <w:rsid w:val="00E134C0"/>
    <w:rPr>
      <w:sz w:val="20"/>
      <w:szCs w:val="20"/>
    </w:rPr>
  </w:style>
  <w:style w:type="character" w:customStyle="1" w:styleId="TextonotapieCar">
    <w:name w:val="Texto nota pie Car"/>
    <w:link w:val="Textonotapie"/>
    <w:rsid w:val="00E134C0"/>
    <w:rPr>
      <w:rFonts w:ascii="Microsoft Sans Serif" w:hAnsi="Microsoft Sans Serif"/>
      <w:lang w:val="es-ES" w:eastAsia="es-ES"/>
    </w:rPr>
  </w:style>
  <w:style w:type="character" w:styleId="Refdenotaalpie">
    <w:name w:val="footnote reference"/>
    <w:rsid w:val="00E134C0"/>
    <w:rPr>
      <w:vertAlign w:val="superscript"/>
    </w:rPr>
  </w:style>
  <w:style w:type="paragraph" w:styleId="NormalWeb">
    <w:name w:val="Normal (Web)"/>
    <w:basedOn w:val="Normal"/>
    <w:uiPriority w:val="99"/>
    <w:unhideWhenUsed/>
    <w:rsid w:val="00C2403B"/>
    <w:pPr>
      <w:spacing w:before="100" w:beforeAutospacing="1" w:after="100" w:afterAutospacing="1"/>
    </w:pPr>
    <w:rPr>
      <w:rFonts w:ascii="Times New Roman" w:hAnsi="Times New Roman"/>
      <w:sz w:val="24"/>
      <w:lang w:val="es-AR" w:eastAsia="es-AR"/>
    </w:rPr>
  </w:style>
  <w:style w:type="paragraph" w:styleId="Prrafodelista">
    <w:name w:val="List Paragraph"/>
    <w:basedOn w:val="Normal"/>
    <w:uiPriority w:val="34"/>
    <w:qFormat/>
    <w:rsid w:val="000B584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Microsoft Sans Serif" w:hAnsi="Microsoft Sans Serif"/>
      <w:sz w:val="22"/>
      <w:szCs w:val="24"/>
      <w:lang w:val="es-ES" w:eastAsia="es-ES"/>
    </w:rPr>
  </w:style>
  <w:style w:type="paragraph" w:styleId="Ttulo1">
    <w:name w:val="heading 1"/>
    <w:next w:val="Ttulo1Texto"/>
    <w:link w:val="Ttulo1Car"/>
    <w:qFormat/>
    <w:rsid w:val="00C239B2"/>
    <w:pPr>
      <w:keepNext/>
      <w:numPr>
        <w:numId w:val="1"/>
      </w:numPr>
      <w:spacing w:before="120" w:after="120"/>
      <w:outlineLvl w:val="0"/>
    </w:pPr>
    <w:rPr>
      <w:rFonts w:ascii="Microsoft Sans Serif" w:hAnsi="Microsoft Sans Serif" w:cs="Arial"/>
      <w:b/>
      <w:bCs/>
      <w:caps/>
      <w:kern w:val="32"/>
      <w:sz w:val="24"/>
      <w:szCs w:val="32"/>
      <w:lang w:val="es-ES" w:eastAsia="es-ES"/>
    </w:rPr>
  </w:style>
  <w:style w:type="paragraph" w:styleId="Ttulo2">
    <w:name w:val="heading 2"/>
    <w:next w:val="Normal"/>
    <w:qFormat/>
    <w:rsid w:val="001E2D18"/>
    <w:pPr>
      <w:keepNext/>
      <w:numPr>
        <w:ilvl w:val="1"/>
        <w:numId w:val="1"/>
      </w:numPr>
      <w:tabs>
        <w:tab w:val="clear" w:pos="3128"/>
        <w:tab w:val="num" w:pos="576"/>
      </w:tabs>
      <w:spacing w:after="60"/>
      <w:ind w:left="576"/>
      <w:jc w:val="both"/>
      <w:outlineLvl w:val="1"/>
    </w:pPr>
    <w:rPr>
      <w:rFonts w:ascii="Microsoft Sans Serif" w:hAnsi="Microsoft Sans Serif" w:cs="Arial"/>
      <w:b/>
      <w:bCs/>
      <w:iCs/>
      <w:caps/>
      <w:sz w:val="22"/>
      <w:szCs w:val="28"/>
      <w:lang w:val="es-ES" w:eastAsia="es-ES"/>
    </w:rPr>
  </w:style>
  <w:style w:type="paragraph" w:styleId="Ttulo3">
    <w:name w:val="heading 3"/>
    <w:next w:val="Normal"/>
    <w:qFormat/>
    <w:rsid w:val="00FE3063"/>
    <w:pPr>
      <w:keepNext/>
      <w:numPr>
        <w:ilvl w:val="2"/>
        <w:numId w:val="1"/>
      </w:numPr>
      <w:spacing w:before="120" w:after="180"/>
      <w:outlineLvl w:val="2"/>
    </w:pPr>
    <w:rPr>
      <w:rFonts w:ascii="Microsoft Sans Serif" w:hAnsi="Microsoft Sans Serif" w:cs="Arial"/>
      <w:b/>
      <w:bCs/>
      <w:sz w:val="22"/>
      <w:szCs w:val="26"/>
      <w:lang w:val="es-ES" w:eastAsia="es-ES"/>
    </w:rPr>
  </w:style>
  <w:style w:type="paragraph" w:styleId="Ttulo4">
    <w:name w:val="heading 4"/>
    <w:basedOn w:val="Normal"/>
    <w:next w:val="Ttulo4Texto"/>
    <w:qFormat/>
    <w:rsid w:val="00BC70D5"/>
    <w:pPr>
      <w:keepNext/>
      <w:numPr>
        <w:ilvl w:val="3"/>
        <w:numId w:val="1"/>
      </w:numPr>
      <w:spacing w:before="360" w:after="240"/>
      <w:outlineLvl w:val="3"/>
    </w:pPr>
    <w:rPr>
      <w:b/>
      <w:bCs/>
      <w:i/>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2Texto">
    <w:name w:val="Título 2 Texto"/>
    <w:link w:val="Ttulo2TextoCar"/>
    <w:pPr>
      <w:spacing w:after="60"/>
      <w:ind w:left="284"/>
      <w:jc w:val="both"/>
    </w:pPr>
    <w:rPr>
      <w:rFonts w:ascii="Microsoft Sans Serif" w:hAnsi="Microsoft Sans Serif"/>
      <w:sz w:val="22"/>
      <w:lang w:val="es-ES_tradnl" w:eastAsia="es-ES"/>
    </w:rPr>
  </w:style>
  <w:style w:type="paragraph" w:customStyle="1" w:styleId="Ttulo1Texto">
    <w:name w:val="Título 1 Texto"/>
    <w:pPr>
      <w:spacing w:after="60"/>
      <w:jc w:val="both"/>
    </w:pPr>
    <w:rPr>
      <w:rFonts w:ascii="Microsoft Sans Serif" w:hAnsi="Microsoft Sans Serif"/>
      <w:sz w:val="22"/>
      <w:lang w:val="es-ES_tradnl" w:eastAsia="es-ES"/>
    </w:rPr>
  </w:style>
  <w:style w:type="paragraph" w:customStyle="1" w:styleId="Ttulo3Texto">
    <w:name w:val="Título 3 Texto"/>
    <w:link w:val="Ttulo3TextoCar"/>
    <w:rsid w:val="00DE221B"/>
    <w:pPr>
      <w:spacing w:after="60"/>
      <w:ind w:left="567"/>
    </w:pPr>
    <w:rPr>
      <w:rFonts w:ascii="Microsoft Sans Serif" w:hAnsi="Microsoft Sans Serif"/>
      <w:sz w:val="22"/>
      <w:lang w:val="es-ES_tradnl" w:eastAsia="es-ES"/>
    </w:rPr>
  </w:style>
  <w:style w:type="paragraph" w:customStyle="1" w:styleId="Ttulo4Texto">
    <w:name w:val="Título 4 Texto"/>
    <w:link w:val="Ttulo4TextoCar"/>
    <w:rsid w:val="00BC5DA7"/>
    <w:pPr>
      <w:spacing w:after="60"/>
      <w:ind w:left="851"/>
      <w:jc w:val="both"/>
    </w:pPr>
    <w:rPr>
      <w:rFonts w:ascii="Microsoft Sans Serif" w:hAnsi="Microsoft Sans Serif"/>
      <w:sz w:val="22"/>
      <w:lang w:val="es-ES_tradnl" w:eastAsia="es-ES"/>
    </w:rPr>
  </w:style>
  <w:style w:type="paragraph" w:customStyle="1" w:styleId="Ttulo1Vietas">
    <w:name w:val="Título 1 Viñetas"/>
    <w:next w:val="Ttulo1Texto"/>
    <w:pPr>
      <w:tabs>
        <w:tab w:val="num" w:pos="720"/>
      </w:tabs>
      <w:spacing w:after="60"/>
      <w:ind w:left="720" w:hanging="363"/>
    </w:pPr>
    <w:rPr>
      <w:rFonts w:ascii="Microsoft Sans Serif" w:hAnsi="Microsoft Sans Serif"/>
      <w:sz w:val="22"/>
      <w:lang w:val="es-ES_tradnl" w:eastAsia="es-ES"/>
    </w:rPr>
  </w:style>
  <w:style w:type="paragraph" w:customStyle="1" w:styleId="Ttulo2Vietas">
    <w:name w:val="Título 2 Viñetas"/>
    <w:next w:val="Ttulo2Texto"/>
    <w:pPr>
      <w:numPr>
        <w:numId w:val="2"/>
      </w:numPr>
      <w:spacing w:after="60"/>
      <w:jc w:val="both"/>
    </w:pPr>
    <w:rPr>
      <w:rFonts w:ascii="Microsoft Sans Serif" w:hAnsi="Microsoft Sans Serif"/>
      <w:sz w:val="22"/>
      <w:lang w:val="es-ES" w:eastAsia="es-ES"/>
    </w:rPr>
  </w:style>
  <w:style w:type="paragraph" w:customStyle="1" w:styleId="Ttulo3Vietas">
    <w:name w:val="Título 3 Viñetas"/>
    <w:next w:val="Ttulo3Texto"/>
    <w:pPr>
      <w:numPr>
        <w:numId w:val="3"/>
      </w:numPr>
      <w:spacing w:after="60"/>
    </w:pPr>
    <w:rPr>
      <w:rFonts w:ascii="Microsoft Sans Serif" w:hAnsi="Microsoft Sans Serif"/>
      <w:sz w:val="22"/>
      <w:lang w:val="es-ES" w:eastAsia="es-ES"/>
    </w:rPr>
  </w:style>
  <w:style w:type="paragraph" w:customStyle="1" w:styleId="Ttulo4Vietas">
    <w:name w:val="Título 4 Viñetas"/>
    <w:next w:val="Ttulo4Texto"/>
    <w:pPr>
      <w:tabs>
        <w:tab w:val="num" w:pos="1620"/>
      </w:tabs>
      <w:spacing w:after="60"/>
      <w:ind w:left="1620" w:hanging="363"/>
    </w:pPr>
    <w:rPr>
      <w:rFonts w:ascii="Microsoft Sans Serif" w:hAnsi="Microsoft Sans Serif"/>
      <w:sz w:val="22"/>
      <w:lang w:val="es-ES" w:eastAsia="es-ES"/>
    </w:rPr>
  </w:style>
  <w:style w:type="paragraph" w:styleId="Encabezado">
    <w:name w:val="header"/>
    <w:aliases w:val="Capitulo"/>
    <w:basedOn w:val="Normal"/>
    <w:pPr>
      <w:tabs>
        <w:tab w:val="center" w:pos="4419"/>
        <w:tab w:val="right" w:pos="8838"/>
      </w:tabs>
    </w:pPr>
  </w:style>
  <w:style w:type="paragraph" w:styleId="TDC1">
    <w:name w:val="toc 1"/>
    <w:next w:val="Normal"/>
    <w:uiPriority w:val="39"/>
    <w:pPr>
      <w:tabs>
        <w:tab w:val="left" w:pos="360"/>
        <w:tab w:val="left" w:pos="880"/>
        <w:tab w:val="right" w:leader="dot" w:pos="8828"/>
      </w:tabs>
      <w:spacing w:after="120"/>
    </w:pPr>
    <w:rPr>
      <w:rFonts w:ascii="Microsoft Sans Serif" w:hAnsi="Microsoft Sans Serif"/>
      <w:b/>
      <w:caps/>
      <w:noProof/>
      <w:sz w:val="22"/>
      <w:lang w:val="es-ES" w:eastAsia="es-ES"/>
    </w:rPr>
  </w:style>
  <w:style w:type="paragraph" w:styleId="TDC2">
    <w:name w:val="toc 2"/>
    <w:next w:val="Normal"/>
    <w:uiPriority w:val="39"/>
    <w:pPr>
      <w:tabs>
        <w:tab w:val="left" w:pos="899"/>
        <w:tab w:val="right" w:leader="dot" w:pos="8828"/>
      </w:tabs>
      <w:spacing w:after="120"/>
      <w:ind w:left="851" w:hanging="567"/>
      <w:jc w:val="both"/>
    </w:pPr>
    <w:rPr>
      <w:rFonts w:ascii="Microsoft Sans Serif" w:hAnsi="Microsoft Sans Serif"/>
      <w:b/>
      <w:caps/>
      <w:noProof/>
      <w:szCs w:val="22"/>
      <w:lang w:val="es-ES_tradnl" w:eastAsia="es-ES"/>
    </w:rPr>
  </w:style>
  <w:style w:type="paragraph" w:styleId="TDC3">
    <w:name w:val="toc 3"/>
    <w:next w:val="Normal"/>
    <w:uiPriority w:val="39"/>
    <w:pPr>
      <w:tabs>
        <w:tab w:val="left" w:pos="1320"/>
        <w:tab w:val="right" w:leader="dot" w:pos="8828"/>
      </w:tabs>
      <w:spacing w:after="120"/>
      <w:ind w:left="567"/>
    </w:pPr>
    <w:rPr>
      <w:rFonts w:ascii="Microsoft Sans Serif" w:hAnsi="Microsoft Sans Serif"/>
      <w:b/>
      <w:noProof/>
      <w:sz w:val="22"/>
      <w:szCs w:val="22"/>
      <w:lang w:val="es-ES_tradnl" w:eastAsia="es-ES"/>
    </w:rPr>
  </w:style>
  <w:style w:type="paragraph" w:styleId="TDC4">
    <w:name w:val="toc 4"/>
    <w:next w:val="Normal"/>
    <w:semiHidden/>
    <w:pPr>
      <w:tabs>
        <w:tab w:val="left" w:pos="1320"/>
        <w:tab w:val="right" w:leader="dot" w:pos="8828"/>
      </w:tabs>
      <w:spacing w:after="120"/>
      <w:ind w:left="851"/>
    </w:pPr>
    <w:rPr>
      <w:rFonts w:ascii="Microsoft Sans Serif" w:hAnsi="Microsoft Sans Serif"/>
      <w:noProof/>
      <w:sz w:val="22"/>
      <w:szCs w:val="22"/>
      <w:lang w:val="es-ES_tradnl" w:eastAsia="es-ES"/>
    </w:rPr>
  </w:style>
  <w:style w:type="paragraph" w:styleId="TDC5">
    <w:name w:val="toc 5"/>
    <w:basedOn w:val="Normal"/>
    <w:next w:val="Normal"/>
    <w:autoRedefine/>
    <w:semiHidden/>
    <w:pPr>
      <w:ind w:left="880"/>
    </w:pPr>
  </w:style>
  <w:style w:type="paragraph" w:styleId="TDC6">
    <w:name w:val="toc 6"/>
    <w:basedOn w:val="Normal"/>
    <w:next w:val="Normal"/>
    <w:autoRedefine/>
    <w:semiHidden/>
    <w:pPr>
      <w:ind w:left="1100"/>
    </w:pPr>
  </w:style>
  <w:style w:type="paragraph" w:styleId="TDC7">
    <w:name w:val="toc 7"/>
    <w:basedOn w:val="Normal"/>
    <w:next w:val="Normal"/>
    <w:autoRedefine/>
    <w:semiHidden/>
    <w:pPr>
      <w:ind w:left="1320"/>
    </w:pPr>
  </w:style>
  <w:style w:type="paragraph" w:styleId="TDC8">
    <w:name w:val="toc 8"/>
    <w:basedOn w:val="Normal"/>
    <w:next w:val="Normal"/>
    <w:autoRedefine/>
    <w:semiHidden/>
    <w:pPr>
      <w:ind w:left="1540"/>
    </w:pPr>
  </w:style>
  <w:style w:type="paragraph" w:styleId="TDC9">
    <w:name w:val="toc 9"/>
    <w:basedOn w:val="Normal"/>
    <w:next w:val="Normal"/>
    <w:autoRedefine/>
    <w:semiHidden/>
    <w:pPr>
      <w:ind w:left="1760"/>
    </w:pPr>
  </w:style>
  <w:style w:type="character" w:styleId="Hipervnculo">
    <w:name w:val="Hyperlink"/>
    <w:uiPriority w:val="99"/>
    <w:rPr>
      <w:color w:val="0000FF"/>
      <w:u w:val="single"/>
    </w:rPr>
  </w:style>
  <w:style w:type="paragraph" w:customStyle="1" w:styleId="NormalDocumental">
    <w:name w:val="Normal Documental"/>
    <w:pPr>
      <w:jc w:val="both"/>
    </w:pPr>
    <w:rPr>
      <w:rFonts w:ascii="Microsoft Sans Serif" w:hAnsi="Microsoft Sans Serif"/>
      <w:sz w:val="22"/>
      <w:lang w:val="es-ES" w:eastAsia="es-ES"/>
    </w:r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paragraph" w:styleId="Sangradetextonormal">
    <w:name w:val="Body Text Indent"/>
    <w:basedOn w:val="Normal"/>
    <w:pPr>
      <w:ind w:left="720" w:hanging="720"/>
      <w:jc w:val="both"/>
    </w:pPr>
    <w:rPr>
      <w:rFonts w:ascii="Times New Roman" w:hAnsi="Times New Roman"/>
      <w:sz w:val="24"/>
      <w:szCs w:val="20"/>
      <w:lang w:val="es-AR"/>
    </w:rPr>
  </w:style>
  <w:style w:type="paragraph" w:styleId="Textoindependiente2">
    <w:name w:val="Body Text 2"/>
    <w:basedOn w:val="Normal"/>
    <w:pPr>
      <w:spacing w:before="120" w:after="120" w:line="360" w:lineRule="auto"/>
      <w:jc w:val="both"/>
    </w:pPr>
    <w:rPr>
      <w:rFonts w:ascii="Arial" w:hAnsi="Arial"/>
      <w:sz w:val="24"/>
      <w:szCs w:val="20"/>
      <w:lang w:val="es-MX"/>
    </w:rPr>
  </w:style>
  <w:style w:type="paragraph" w:styleId="Textoindependiente3">
    <w:name w:val="Body Text 3"/>
    <w:basedOn w:val="Normal"/>
    <w:pPr>
      <w:spacing w:before="120" w:after="120" w:line="360" w:lineRule="auto"/>
    </w:pPr>
    <w:rPr>
      <w:rFonts w:ascii="Arial" w:hAnsi="Arial"/>
      <w:sz w:val="24"/>
      <w:szCs w:val="20"/>
      <w:lang w:val="es-AR"/>
    </w:rPr>
  </w:style>
  <w:style w:type="paragraph" w:styleId="Sangra2detindependiente">
    <w:name w:val="Body Text Indent 2"/>
    <w:basedOn w:val="Normal"/>
    <w:pPr>
      <w:ind w:left="709" w:hanging="709"/>
      <w:jc w:val="both"/>
    </w:pPr>
    <w:rPr>
      <w:rFonts w:ascii="Times New Roman" w:hAnsi="Times New Roman"/>
      <w:sz w:val="24"/>
      <w:szCs w:val="20"/>
      <w:lang w:val="es-AR"/>
    </w:rPr>
  </w:style>
  <w:style w:type="paragraph" w:styleId="Sangra3detindependiente">
    <w:name w:val="Body Text Indent 3"/>
    <w:basedOn w:val="Normal"/>
    <w:pPr>
      <w:ind w:left="709" w:hanging="1"/>
      <w:jc w:val="both"/>
    </w:pPr>
    <w:rPr>
      <w:rFonts w:ascii="Times New Roman" w:hAnsi="Times New Roman"/>
      <w:sz w:val="24"/>
      <w:szCs w:val="20"/>
      <w:lang w:val="es-AR"/>
    </w:rPr>
  </w:style>
  <w:style w:type="paragraph" w:styleId="Textoindependiente">
    <w:name w:val="Body Text"/>
    <w:basedOn w:val="Normal"/>
    <w:pPr>
      <w:jc w:val="both"/>
    </w:pPr>
    <w:rPr>
      <w:color w:val="FF0000"/>
    </w:rPr>
  </w:style>
  <w:style w:type="paragraph" w:styleId="Textocomentario">
    <w:name w:val="annotation text"/>
    <w:basedOn w:val="Normal"/>
    <w:semiHidden/>
    <w:rPr>
      <w:rFonts w:ascii="Times New Roman" w:hAnsi="Times New Roman"/>
      <w:sz w:val="20"/>
      <w:szCs w:val="20"/>
    </w:rPr>
  </w:style>
  <w:style w:type="character" w:styleId="Hipervnculovisitado">
    <w:name w:val="FollowedHyperlink"/>
    <w:rPr>
      <w:color w:val="800080"/>
      <w:u w:val="single"/>
    </w:rPr>
  </w:style>
  <w:style w:type="paragraph" w:styleId="Textodeglobo">
    <w:name w:val="Balloon Text"/>
    <w:basedOn w:val="Normal"/>
    <w:semiHidden/>
    <w:rsid w:val="00AD68B1"/>
    <w:rPr>
      <w:rFonts w:ascii="Tahoma" w:hAnsi="Tahoma" w:cs="Tahoma"/>
      <w:sz w:val="16"/>
      <w:szCs w:val="16"/>
    </w:rPr>
  </w:style>
  <w:style w:type="table" w:styleId="Tablaconcuadrcula">
    <w:name w:val="Table Grid"/>
    <w:basedOn w:val="Tablanormal"/>
    <w:rsid w:val="000F7D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3TextoCar">
    <w:name w:val="Título 3 Texto Car"/>
    <w:link w:val="Ttulo3Texto"/>
    <w:rsid w:val="00DE221B"/>
    <w:rPr>
      <w:rFonts w:ascii="Microsoft Sans Serif" w:hAnsi="Microsoft Sans Serif"/>
      <w:sz w:val="22"/>
      <w:lang w:val="es-ES_tradnl" w:eastAsia="es-ES" w:bidi="ar-SA"/>
    </w:rPr>
  </w:style>
  <w:style w:type="character" w:customStyle="1" w:styleId="Ttulo4TextoCar">
    <w:name w:val="Título 4 Texto Car"/>
    <w:link w:val="Ttulo4Texto"/>
    <w:rsid w:val="00BC5DA7"/>
    <w:rPr>
      <w:rFonts w:ascii="Microsoft Sans Serif" w:hAnsi="Microsoft Sans Serif"/>
      <w:sz w:val="22"/>
      <w:lang w:val="es-ES_tradnl" w:eastAsia="es-ES" w:bidi="ar-SA"/>
    </w:rPr>
  </w:style>
  <w:style w:type="character" w:customStyle="1" w:styleId="Ttulo2TextoCar">
    <w:name w:val="Título 2 Texto Car"/>
    <w:link w:val="Ttulo2Texto"/>
    <w:rsid w:val="00FE3063"/>
    <w:rPr>
      <w:rFonts w:ascii="Microsoft Sans Serif" w:hAnsi="Microsoft Sans Serif"/>
      <w:sz w:val="22"/>
      <w:lang w:val="es-ES_tradnl" w:eastAsia="es-ES" w:bidi="ar-SA"/>
    </w:rPr>
  </w:style>
  <w:style w:type="paragraph" w:customStyle="1" w:styleId="EstiloTtulo3Izquierda032cmPrimeralnea0cm">
    <w:name w:val="Estilo Título 3 + Izquierda:  032 cm Primera línea:  0 cm"/>
    <w:basedOn w:val="Ttulo3"/>
    <w:rsid w:val="001E2D18"/>
    <w:pPr>
      <w:spacing w:before="0" w:after="60"/>
      <w:ind w:left="180" w:firstLine="0"/>
    </w:pPr>
    <w:rPr>
      <w:rFonts w:cs="Times New Roman"/>
      <w:szCs w:val="20"/>
    </w:rPr>
  </w:style>
  <w:style w:type="paragraph" w:customStyle="1" w:styleId="EstiloTtulo3Izquierda032cmPrimeralnea0cm1">
    <w:name w:val="Estilo Título 3 + Izquierda:  032 cm Primera línea:  0 cm1"/>
    <w:basedOn w:val="Ttulo3"/>
    <w:rsid w:val="00BB46C0"/>
    <w:pPr>
      <w:numPr>
        <w:ilvl w:val="0"/>
        <w:numId w:val="0"/>
      </w:numPr>
      <w:spacing w:before="0" w:after="0"/>
      <w:ind w:left="567"/>
    </w:pPr>
    <w:rPr>
      <w:rFonts w:cs="Times New Roman"/>
      <w:szCs w:val="20"/>
    </w:rPr>
  </w:style>
  <w:style w:type="paragraph" w:customStyle="1" w:styleId="Direccininterior">
    <w:name w:val="DirecciÛn interior"/>
    <w:basedOn w:val="Textoindependiente"/>
    <w:rsid w:val="0023508C"/>
    <w:pPr>
      <w:spacing w:line="360" w:lineRule="auto"/>
      <w:ind w:left="851"/>
    </w:pPr>
    <w:rPr>
      <w:rFonts w:ascii="Garamond" w:hAnsi="Garamond"/>
      <w:color w:val="auto"/>
      <w:kern w:val="18"/>
      <w:sz w:val="20"/>
      <w:lang w:val="en-US"/>
    </w:rPr>
  </w:style>
  <w:style w:type="character" w:customStyle="1" w:styleId="Ttulo1Car">
    <w:name w:val="Título 1 Car"/>
    <w:link w:val="Ttulo1"/>
    <w:rsid w:val="00CC69B0"/>
    <w:rPr>
      <w:rFonts w:ascii="Microsoft Sans Serif" w:hAnsi="Microsoft Sans Serif" w:cs="Arial"/>
      <w:b/>
      <w:bCs/>
      <w:caps/>
      <w:kern w:val="32"/>
      <w:sz w:val="24"/>
      <w:szCs w:val="32"/>
      <w:lang w:val="es-ES" w:eastAsia="es-ES"/>
    </w:rPr>
  </w:style>
  <w:style w:type="paragraph" w:styleId="Textonotapie">
    <w:name w:val="footnote text"/>
    <w:basedOn w:val="Normal"/>
    <w:link w:val="TextonotapieCar"/>
    <w:rsid w:val="00E134C0"/>
    <w:rPr>
      <w:sz w:val="20"/>
      <w:szCs w:val="20"/>
    </w:rPr>
  </w:style>
  <w:style w:type="character" w:customStyle="1" w:styleId="TextonotapieCar">
    <w:name w:val="Texto nota pie Car"/>
    <w:link w:val="Textonotapie"/>
    <w:rsid w:val="00E134C0"/>
    <w:rPr>
      <w:rFonts w:ascii="Microsoft Sans Serif" w:hAnsi="Microsoft Sans Serif"/>
      <w:lang w:val="es-ES" w:eastAsia="es-ES"/>
    </w:rPr>
  </w:style>
  <w:style w:type="character" w:styleId="Refdenotaalpie">
    <w:name w:val="footnote reference"/>
    <w:rsid w:val="00E134C0"/>
    <w:rPr>
      <w:vertAlign w:val="superscript"/>
    </w:rPr>
  </w:style>
  <w:style w:type="paragraph" w:styleId="NormalWeb">
    <w:name w:val="Normal (Web)"/>
    <w:basedOn w:val="Normal"/>
    <w:uiPriority w:val="99"/>
    <w:unhideWhenUsed/>
    <w:rsid w:val="00C2403B"/>
    <w:pPr>
      <w:spacing w:before="100" w:beforeAutospacing="1" w:after="100" w:afterAutospacing="1"/>
    </w:pPr>
    <w:rPr>
      <w:rFonts w:ascii="Times New Roman" w:hAnsi="Times New Roman"/>
      <w:sz w:val="24"/>
      <w:lang w:val="es-AR" w:eastAsia="es-AR"/>
    </w:rPr>
  </w:style>
  <w:style w:type="paragraph" w:styleId="Prrafodelista">
    <w:name w:val="List Paragraph"/>
    <w:basedOn w:val="Normal"/>
    <w:uiPriority w:val="34"/>
    <w:qFormat/>
    <w:rsid w:val="000B58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9024096">
      <w:bodyDiv w:val="1"/>
      <w:marLeft w:val="0"/>
      <w:marRight w:val="0"/>
      <w:marTop w:val="0"/>
      <w:marBottom w:val="0"/>
      <w:divBdr>
        <w:top w:val="none" w:sz="0" w:space="0" w:color="auto"/>
        <w:left w:val="none" w:sz="0" w:space="0" w:color="auto"/>
        <w:bottom w:val="none" w:sz="0" w:space="0" w:color="auto"/>
        <w:right w:val="none" w:sz="0" w:space="0" w:color="auto"/>
      </w:divBdr>
    </w:div>
    <w:div w:id="1152214763">
      <w:bodyDiv w:val="1"/>
      <w:marLeft w:val="0"/>
      <w:marRight w:val="0"/>
      <w:marTop w:val="0"/>
      <w:marBottom w:val="0"/>
      <w:divBdr>
        <w:top w:val="none" w:sz="0" w:space="0" w:color="auto"/>
        <w:left w:val="none" w:sz="0" w:space="0" w:color="auto"/>
        <w:bottom w:val="none" w:sz="0" w:space="0" w:color="auto"/>
        <w:right w:val="none" w:sz="0" w:space="0" w:color="auto"/>
      </w:divBdr>
    </w:div>
    <w:div w:id="1384913896">
      <w:bodyDiv w:val="1"/>
      <w:marLeft w:val="0"/>
      <w:marRight w:val="0"/>
      <w:marTop w:val="0"/>
      <w:marBottom w:val="0"/>
      <w:divBdr>
        <w:top w:val="none" w:sz="0" w:space="0" w:color="auto"/>
        <w:left w:val="none" w:sz="0" w:space="0" w:color="auto"/>
        <w:bottom w:val="none" w:sz="0" w:space="0" w:color="auto"/>
        <w:right w:val="none" w:sz="0" w:space="0" w:color="auto"/>
      </w:divBdr>
    </w:div>
    <w:div w:id="1903248234">
      <w:bodyDiv w:val="1"/>
      <w:marLeft w:val="0"/>
      <w:marRight w:val="0"/>
      <w:marTop w:val="0"/>
      <w:marBottom w:val="0"/>
      <w:divBdr>
        <w:top w:val="none" w:sz="0" w:space="0" w:color="auto"/>
        <w:left w:val="none" w:sz="0" w:space="0" w:color="auto"/>
        <w:bottom w:val="none" w:sz="0" w:space="0" w:color="auto"/>
        <w:right w:val="none" w:sz="0" w:space="0" w:color="auto"/>
      </w:divBdr>
      <w:divsChild>
        <w:div w:id="674262160">
          <w:marLeft w:val="0"/>
          <w:marRight w:val="0"/>
          <w:marTop w:val="0"/>
          <w:marBottom w:val="0"/>
          <w:divBdr>
            <w:top w:val="none" w:sz="0" w:space="0" w:color="auto"/>
            <w:left w:val="none" w:sz="0" w:space="0" w:color="auto"/>
            <w:bottom w:val="none" w:sz="0" w:space="0" w:color="auto"/>
            <w:right w:val="none" w:sz="0" w:space="0" w:color="auto"/>
          </w:divBdr>
          <w:divsChild>
            <w:div w:id="33535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07/relationships/hdphoto" Target="media/hdphoto1.wdp"/><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microsoft.com/office/2007/relationships/hdphoto" Target="media/hdphoto3.wdp"/><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microsoft.com/office/2007/relationships/hdphoto" Target="media/hdphoto2.wdp"/><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theme" Target="theme/theme1.xml"/><Relationship Id="rId8" Type="http://schemas.openxmlformats.org/officeDocument/2006/relationships/endnotes" Target="endnotes.xml"/><Relationship Id="rId51" Type="http://schemas.microsoft.com/office/2007/relationships/hdphoto" Target="media/hdphoto4.wdp"/><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D8DB9D-9F2E-4311-B490-2EF38A392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1</Pages>
  <Words>1549</Words>
  <Characters>8524</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Gestíón de los Recursos Humanos</vt:lpstr>
    </vt:vector>
  </TitlesOfParts>
  <Manager>PR00074</Manager>
  <Company>PS</Company>
  <LinksUpToDate>false</LinksUpToDate>
  <CharactersWithSpaces>10053</CharactersWithSpaces>
  <SharedDoc>false</SharedDoc>
  <HLinks>
    <vt:vector size="60" baseType="variant">
      <vt:variant>
        <vt:i4>5308476</vt:i4>
      </vt:variant>
      <vt:variant>
        <vt:i4>57</vt:i4>
      </vt:variant>
      <vt:variant>
        <vt:i4>0</vt:i4>
      </vt:variant>
      <vt:variant>
        <vt:i4>5</vt:i4>
      </vt:variant>
      <vt:variant>
        <vt:lpwstr/>
      </vt:variant>
      <vt:variant>
        <vt:lpwstr>_Anexo_II:_Formulario</vt:lpwstr>
      </vt:variant>
      <vt:variant>
        <vt:i4>2424903</vt:i4>
      </vt:variant>
      <vt:variant>
        <vt:i4>54</vt:i4>
      </vt:variant>
      <vt:variant>
        <vt:i4>0</vt:i4>
      </vt:variant>
      <vt:variant>
        <vt:i4>5</vt:i4>
      </vt:variant>
      <vt:variant>
        <vt:lpwstr/>
      </vt:variant>
      <vt:variant>
        <vt:lpwstr>_Anexo_I:_Documentos</vt:lpwstr>
      </vt:variant>
      <vt:variant>
        <vt:i4>1376315</vt:i4>
      </vt:variant>
      <vt:variant>
        <vt:i4>44</vt:i4>
      </vt:variant>
      <vt:variant>
        <vt:i4>0</vt:i4>
      </vt:variant>
      <vt:variant>
        <vt:i4>5</vt:i4>
      </vt:variant>
      <vt:variant>
        <vt:lpwstr/>
      </vt:variant>
      <vt:variant>
        <vt:lpwstr>_Toc519602774</vt:lpwstr>
      </vt:variant>
      <vt:variant>
        <vt:i4>1376315</vt:i4>
      </vt:variant>
      <vt:variant>
        <vt:i4>38</vt:i4>
      </vt:variant>
      <vt:variant>
        <vt:i4>0</vt:i4>
      </vt:variant>
      <vt:variant>
        <vt:i4>5</vt:i4>
      </vt:variant>
      <vt:variant>
        <vt:lpwstr/>
      </vt:variant>
      <vt:variant>
        <vt:lpwstr>_Toc519602773</vt:lpwstr>
      </vt:variant>
      <vt:variant>
        <vt:i4>1376315</vt:i4>
      </vt:variant>
      <vt:variant>
        <vt:i4>32</vt:i4>
      </vt:variant>
      <vt:variant>
        <vt:i4>0</vt:i4>
      </vt:variant>
      <vt:variant>
        <vt:i4>5</vt:i4>
      </vt:variant>
      <vt:variant>
        <vt:lpwstr/>
      </vt:variant>
      <vt:variant>
        <vt:lpwstr>_Toc519602772</vt:lpwstr>
      </vt:variant>
      <vt:variant>
        <vt:i4>1376315</vt:i4>
      </vt:variant>
      <vt:variant>
        <vt:i4>26</vt:i4>
      </vt:variant>
      <vt:variant>
        <vt:i4>0</vt:i4>
      </vt:variant>
      <vt:variant>
        <vt:i4>5</vt:i4>
      </vt:variant>
      <vt:variant>
        <vt:lpwstr/>
      </vt:variant>
      <vt:variant>
        <vt:lpwstr>_Toc519602771</vt:lpwstr>
      </vt:variant>
      <vt:variant>
        <vt:i4>1376315</vt:i4>
      </vt:variant>
      <vt:variant>
        <vt:i4>20</vt:i4>
      </vt:variant>
      <vt:variant>
        <vt:i4>0</vt:i4>
      </vt:variant>
      <vt:variant>
        <vt:i4>5</vt:i4>
      </vt:variant>
      <vt:variant>
        <vt:lpwstr/>
      </vt:variant>
      <vt:variant>
        <vt:lpwstr>_Toc519602770</vt:lpwstr>
      </vt:variant>
      <vt:variant>
        <vt:i4>1310779</vt:i4>
      </vt:variant>
      <vt:variant>
        <vt:i4>14</vt:i4>
      </vt:variant>
      <vt:variant>
        <vt:i4>0</vt:i4>
      </vt:variant>
      <vt:variant>
        <vt:i4>5</vt:i4>
      </vt:variant>
      <vt:variant>
        <vt:lpwstr/>
      </vt:variant>
      <vt:variant>
        <vt:lpwstr>_Toc519602769</vt:lpwstr>
      </vt:variant>
      <vt:variant>
        <vt:i4>1310779</vt:i4>
      </vt:variant>
      <vt:variant>
        <vt:i4>8</vt:i4>
      </vt:variant>
      <vt:variant>
        <vt:i4>0</vt:i4>
      </vt:variant>
      <vt:variant>
        <vt:i4>5</vt:i4>
      </vt:variant>
      <vt:variant>
        <vt:lpwstr/>
      </vt:variant>
      <vt:variant>
        <vt:lpwstr>_Toc519602768</vt:lpwstr>
      </vt:variant>
      <vt:variant>
        <vt:i4>1310779</vt:i4>
      </vt:variant>
      <vt:variant>
        <vt:i4>2</vt:i4>
      </vt:variant>
      <vt:variant>
        <vt:i4>0</vt:i4>
      </vt:variant>
      <vt:variant>
        <vt:i4>5</vt:i4>
      </vt:variant>
      <vt:variant>
        <vt:lpwstr/>
      </vt:variant>
      <vt:variant>
        <vt:lpwstr>_Toc519602767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Gestíón de los Recursos Humanos</dc:title>
  <dc:creator>Gonzalez, Ramon</dc:creator>
  <cp:lastModifiedBy>stardoc</cp:lastModifiedBy>
  <cp:revision>4</cp:revision>
  <cp:lastPrinted>2018-11-05T19:42:00Z</cp:lastPrinted>
  <dcterms:created xsi:type="dcterms:W3CDTF">2019-01-14T11:09:00Z</dcterms:created>
  <dcterms:modified xsi:type="dcterms:W3CDTF">2019-01-14T22:06:00Z</dcterms:modified>
</cp:coreProperties>
</file>